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nraster"/>
        <w:tblW w:w="9351" w:type="dxa"/>
        <w:tblLook w:val="04A0" w:firstRow="1" w:lastRow="0" w:firstColumn="1" w:lastColumn="0" w:noHBand="0" w:noVBand="1"/>
      </w:tblPr>
      <w:tblGrid>
        <w:gridCol w:w="1564"/>
        <w:gridCol w:w="7787"/>
      </w:tblGrid>
      <w:tr w:rsidR="002A2457" w:rsidRPr="00781581" w14:paraId="450A7BCD" w14:textId="77777777" w:rsidTr="00481959">
        <w:tc>
          <w:tcPr>
            <w:tcW w:w="1436" w:type="dxa"/>
          </w:tcPr>
          <w:p w14:paraId="69187A0E" w14:textId="2E0B33B6" w:rsidR="002A2457" w:rsidRPr="00D36974" w:rsidRDefault="002A2457" w:rsidP="00481959">
            <w:pPr>
              <w:rPr>
                <w:b/>
                <w:lang w:val="en-IE"/>
              </w:rPr>
            </w:pPr>
            <w:r w:rsidRPr="00D36974">
              <w:rPr>
                <w:b/>
                <w:lang w:val="en-IE"/>
              </w:rPr>
              <w:t>URL</w:t>
            </w:r>
          </w:p>
        </w:tc>
        <w:tc>
          <w:tcPr>
            <w:tcW w:w="7915" w:type="dxa"/>
          </w:tcPr>
          <w:p w14:paraId="6B0F4D04" w14:textId="3E24BA8A" w:rsidR="002A2457" w:rsidRPr="003239D2" w:rsidRDefault="003239D2" w:rsidP="00481959">
            <w:pPr>
              <w:rPr>
                <w:lang w:val="en-IE"/>
              </w:rPr>
            </w:pPr>
            <w:r>
              <w:rPr>
                <w:lang w:val="en-IE"/>
              </w:rPr>
              <w:t>s</w:t>
            </w:r>
            <w:r w:rsidR="00416EA7" w:rsidRPr="003239D2">
              <w:rPr>
                <w:lang w:val="en-IE"/>
              </w:rPr>
              <w:t>ocia</w:t>
            </w:r>
            <w:r>
              <w:rPr>
                <w:lang w:val="en-IE"/>
              </w:rPr>
              <w:t>l</w:t>
            </w:r>
            <w:r w:rsidR="00416EA7" w:rsidRPr="003239D2">
              <w:rPr>
                <w:lang w:val="en-IE"/>
              </w:rPr>
              <w:t>-media-guide-for-business</w:t>
            </w:r>
            <w:r w:rsidR="000B5011" w:rsidRPr="003239D2">
              <w:rPr>
                <w:lang w:val="en-IE"/>
              </w:rPr>
              <w:t>es</w:t>
            </w:r>
          </w:p>
        </w:tc>
      </w:tr>
      <w:tr w:rsidR="002A2457" w:rsidRPr="00D36974" w14:paraId="210E9ED2" w14:textId="77777777" w:rsidTr="00481959">
        <w:tc>
          <w:tcPr>
            <w:tcW w:w="1436" w:type="dxa"/>
          </w:tcPr>
          <w:p w14:paraId="3E3C504C" w14:textId="77777777" w:rsidR="002A2457" w:rsidRPr="00ED303D" w:rsidRDefault="002A2457" w:rsidP="00481959">
            <w:pPr>
              <w:rPr>
                <w:b/>
                <w:lang w:val="en-IE"/>
              </w:rPr>
            </w:pPr>
            <w:r>
              <w:rPr>
                <w:b/>
                <w:lang w:val="en-IE"/>
              </w:rPr>
              <w:t>Title</w:t>
            </w:r>
          </w:p>
        </w:tc>
        <w:tc>
          <w:tcPr>
            <w:tcW w:w="7915" w:type="dxa"/>
          </w:tcPr>
          <w:p w14:paraId="2AE151DF" w14:textId="0394A336" w:rsidR="002A2457" w:rsidRPr="003239D2" w:rsidRDefault="000B5011" w:rsidP="00481959">
            <w:r w:rsidRPr="003239D2">
              <w:t>The Simple Guide to Social Media for Business</w:t>
            </w:r>
          </w:p>
        </w:tc>
      </w:tr>
      <w:tr w:rsidR="002A2457" w:rsidRPr="00D36974" w14:paraId="7F5F715A" w14:textId="77777777" w:rsidTr="00481959">
        <w:tc>
          <w:tcPr>
            <w:tcW w:w="1436" w:type="dxa"/>
          </w:tcPr>
          <w:p w14:paraId="48EFAAB7" w14:textId="77777777" w:rsidR="002A2457" w:rsidRPr="00ED303D" w:rsidRDefault="002A2457" w:rsidP="00481959">
            <w:pPr>
              <w:rPr>
                <w:b/>
                <w:lang w:val="en-IE"/>
              </w:rPr>
            </w:pPr>
            <w:r>
              <w:rPr>
                <w:b/>
                <w:lang w:val="en-IE"/>
              </w:rPr>
              <w:t>Meta Description</w:t>
            </w:r>
          </w:p>
        </w:tc>
        <w:tc>
          <w:tcPr>
            <w:tcW w:w="7915" w:type="dxa"/>
          </w:tcPr>
          <w:p w14:paraId="2D7512D0" w14:textId="3AA499F3" w:rsidR="002A2457" w:rsidRPr="003239D2" w:rsidRDefault="00416EA7" w:rsidP="00481959">
            <w:pPr>
              <w:rPr>
                <w:lang w:val="en-IE"/>
              </w:rPr>
            </w:pPr>
            <w:r w:rsidRPr="003239D2">
              <w:rPr>
                <w:lang w:val="en-IE"/>
              </w:rPr>
              <w:t>Which Social Media Platform should you choose? This guide helps you to assess different platforms and take the right decision that benefits your business.</w:t>
            </w:r>
          </w:p>
        </w:tc>
      </w:tr>
      <w:tr w:rsidR="002A2457" w:rsidRPr="00D36974" w14:paraId="5671BF2C" w14:textId="77777777" w:rsidTr="00481959">
        <w:tc>
          <w:tcPr>
            <w:tcW w:w="1436" w:type="dxa"/>
          </w:tcPr>
          <w:p w14:paraId="0B8C87F4" w14:textId="37CB22AB" w:rsidR="002A2457" w:rsidRPr="00ED303D" w:rsidRDefault="002A2457" w:rsidP="00481959">
            <w:pPr>
              <w:rPr>
                <w:b/>
                <w:lang w:val="en-IE"/>
              </w:rPr>
            </w:pPr>
            <w:r>
              <w:rPr>
                <w:b/>
                <w:lang w:val="en-IE"/>
              </w:rPr>
              <w:t>Headline</w:t>
            </w:r>
          </w:p>
        </w:tc>
        <w:tc>
          <w:tcPr>
            <w:tcW w:w="7915" w:type="dxa"/>
          </w:tcPr>
          <w:p w14:paraId="294851AA" w14:textId="6B1C687B" w:rsidR="002A2457" w:rsidRPr="003239D2" w:rsidRDefault="000B5011" w:rsidP="00481959">
            <w:pPr>
              <w:rPr>
                <w:lang w:val="en-IE"/>
              </w:rPr>
            </w:pPr>
            <w:r w:rsidRPr="003239D2">
              <w:t>Which Social Media Platforms Should you use for Your Business?</w:t>
            </w:r>
          </w:p>
        </w:tc>
      </w:tr>
      <w:tr w:rsidR="002A2457" w:rsidRPr="00D36974" w14:paraId="104E92BD" w14:textId="77777777" w:rsidTr="00481959">
        <w:tc>
          <w:tcPr>
            <w:tcW w:w="1436" w:type="dxa"/>
          </w:tcPr>
          <w:p w14:paraId="64BFE1B6" w14:textId="77777777" w:rsidR="002A2457" w:rsidRDefault="002A2457" w:rsidP="00481959">
            <w:pPr>
              <w:rPr>
                <w:b/>
                <w:lang w:val="en-IE"/>
              </w:rPr>
            </w:pPr>
            <w:r>
              <w:rPr>
                <w:b/>
                <w:lang w:val="en-IE"/>
              </w:rPr>
              <w:t>Reading Time</w:t>
            </w:r>
          </w:p>
        </w:tc>
        <w:tc>
          <w:tcPr>
            <w:tcW w:w="7915" w:type="dxa"/>
          </w:tcPr>
          <w:p w14:paraId="3042DE15" w14:textId="0E73D9B5" w:rsidR="002A2457" w:rsidRPr="003239D2" w:rsidRDefault="002A7A79" w:rsidP="00481959">
            <w:pPr>
              <w:rPr>
                <w:lang w:val="en-IE"/>
              </w:rPr>
            </w:pPr>
            <w:r>
              <w:rPr>
                <w:lang w:val="en-IE"/>
              </w:rPr>
              <w:t>16</w:t>
            </w:r>
          </w:p>
        </w:tc>
      </w:tr>
      <w:tr w:rsidR="002A2457" w14:paraId="625DE440" w14:textId="77777777" w:rsidTr="00481959">
        <w:tc>
          <w:tcPr>
            <w:tcW w:w="1436" w:type="dxa"/>
          </w:tcPr>
          <w:p w14:paraId="31601E99" w14:textId="77777777" w:rsidR="002A2457" w:rsidRDefault="002A2457" w:rsidP="00481959">
            <w:pPr>
              <w:rPr>
                <w:b/>
                <w:lang w:val="en-IE"/>
              </w:rPr>
            </w:pPr>
            <w:r>
              <w:rPr>
                <w:b/>
                <w:lang w:val="en-IE"/>
              </w:rPr>
              <w:t>Level</w:t>
            </w:r>
          </w:p>
        </w:tc>
        <w:tc>
          <w:tcPr>
            <w:tcW w:w="7915" w:type="dxa"/>
          </w:tcPr>
          <w:p w14:paraId="4F82A76D" w14:textId="580DD58A" w:rsidR="002A2457" w:rsidRPr="003239D2" w:rsidRDefault="00416EA7" w:rsidP="00481959">
            <w:pPr>
              <w:rPr>
                <w:lang w:val="en-IE"/>
              </w:rPr>
            </w:pPr>
            <w:r w:rsidRPr="003239D2">
              <w:rPr>
                <w:lang w:val="en-IE"/>
              </w:rPr>
              <w:t>Beginner</w:t>
            </w:r>
          </w:p>
        </w:tc>
      </w:tr>
      <w:tr w:rsidR="002A2457" w:rsidRPr="00A839A0" w14:paraId="0F070A5A" w14:textId="77777777" w:rsidTr="00481959">
        <w:tc>
          <w:tcPr>
            <w:tcW w:w="1436" w:type="dxa"/>
          </w:tcPr>
          <w:p w14:paraId="470A5B6B" w14:textId="77777777" w:rsidR="002A2457" w:rsidRDefault="002A2457" w:rsidP="00481959">
            <w:pPr>
              <w:rPr>
                <w:b/>
                <w:lang w:val="en-IE"/>
              </w:rPr>
            </w:pPr>
            <w:r>
              <w:rPr>
                <w:b/>
                <w:lang w:val="en-IE"/>
              </w:rPr>
              <w:t>Category</w:t>
            </w:r>
          </w:p>
        </w:tc>
        <w:tc>
          <w:tcPr>
            <w:tcW w:w="7915" w:type="dxa"/>
          </w:tcPr>
          <w:p w14:paraId="7361EE7C" w14:textId="4E095F9E" w:rsidR="002A2457" w:rsidRPr="003239D2" w:rsidRDefault="00416EA7" w:rsidP="00481959">
            <w:pPr>
              <w:rPr>
                <w:lang w:val="en-IE"/>
              </w:rPr>
            </w:pPr>
            <w:r w:rsidRPr="003239D2">
              <w:rPr>
                <w:lang w:val="en-IE"/>
              </w:rPr>
              <w:t>Digital Marketing</w:t>
            </w:r>
          </w:p>
        </w:tc>
      </w:tr>
      <w:tr w:rsidR="00F65286" w:rsidRPr="00A839A0" w14:paraId="4B78496F" w14:textId="77777777" w:rsidTr="00481959">
        <w:tc>
          <w:tcPr>
            <w:tcW w:w="1436" w:type="dxa"/>
          </w:tcPr>
          <w:p w14:paraId="06219C6E" w14:textId="36CC9368" w:rsidR="00F65286" w:rsidRDefault="00F65286" w:rsidP="00481959">
            <w:pPr>
              <w:rPr>
                <w:b/>
                <w:lang w:val="en-IE"/>
              </w:rPr>
            </w:pPr>
            <w:r>
              <w:rPr>
                <w:b/>
                <w:lang w:val="en-IE"/>
              </w:rPr>
              <w:t>Teaser</w:t>
            </w:r>
          </w:p>
        </w:tc>
        <w:tc>
          <w:tcPr>
            <w:tcW w:w="7915" w:type="dxa"/>
          </w:tcPr>
          <w:p w14:paraId="527AC8DB" w14:textId="2AEBA7E9" w:rsidR="00F65286" w:rsidRPr="003239D2" w:rsidRDefault="003239D2" w:rsidP="00481959">
            <w:pPr>
              <w:rPr>
                <w:lang w:val="en-IE"/>
              </w:rPr>
            </w:pPr>
            <w:r w:rsidRPr="003239D2">
              <w:rPr>
                <w:lang w:val="en-IE"/>
              </w:rPr>
              <w:t>This Beginner Guide gives you an overview what Social Media Platforms you should possibly be at as part of your Digital Marketing Strategy in 2021!</w:t>
            </w:r>
          </w:p>
        </w:tc>
      </w:tr>
    </w:tbl>
    <w:p w14:paraId="6192C6D3" w14:textId="77777777" w:rsidR="002A2457" w:rsidRDefault="002A2457">
      <w:pPr>
        <w:pStyle w:val="BodyA"/>
        <w:rPr>
          <w:b/>
          <w:bCs/>
          <w:color w:val="FF0000"/>
          <w:sz w:val="32"/>
          <w:szCs w:val="32"/>
          <w:u w:color="FF0000"/>
          <w:lang w:val="en-US"/>
        </w:rPr>
      </w:pPr>
    </w:p>
    <w:p w14:paraId="62E89B9F" w14:textId="247B6168" w:rsidR="006122FE" w:rsidRDefault="00B35911" w:rsidP="00471795">
      <w:pPr>
        <w:pStyle w:val="berschrift1"/>
      </w:pPr>
      <w:r>
        <w:t>The Simple Guide to Social Media for Business</w:t>
      </w:r>
    </w:p>
    <w:p w14:paraId="42909BDC" w14:textId="77777777" w:rsidR="006122FE" w:rsidRDefault="006122FE">
      <w:pPr>
        <w:pStyle w:val="BodyA"/>
        <w:rPr>
          <w:b/>
          <w:bCs/>
          <w:sz w:val="28"/>
          <w:szCs w:val="28"/>
          <w:lang w:val="en-US"/>
        </w:rPr>
      </w:pPr>
    </w:p>
    <w:p w14:paraId="71523B94" w14:textId="30AB83D1" w:rsidR="006122FE" w:rsidRDefault="00B35911">
      <w:pPr>
        <w:pStyle w:val="BodyA"/>
        <w:rPr>
          <w:rStyle w:val="NoneA"/>
          <w:sz w:val="24"/>
          <w:szCs w:val="24"/>
          <w:lang w:val="en-US"/>
        </w:rPr>
      </w:pPr>
      <w:r>
        <w:rPr>
          <w:sz w:val="24"/>
          <w:szCs w:val="24"/>
          <w:lang w:val="en-US"/>
        </w:rPr>
        <w:t>The effect social media can have on your business is no longer a debate. In order to successfully build an engaged customer base, correctly utilizing social media is not just a plus, but actually a necessity.</w:t>
      </w:r>
    </w:p>
    <w:p w14:paraId="7AC4A369" w14:textId="77777777" w:rsidR="006122FE" w:rsidRDefault="00B35911">
      <w:pPr>
        <w:pStyle w:val="BodyA"/>
        <w:rPr>
          <w:rStyle w:val="None"/>
          <w:sz w:val="24"/>
          <w:szCs w:val="24"/>
          <w:lang w:val="en-US"/>
        </w:rPr>
      </w:pPr>
      <w:r>
        <w:rPr>
          <w:sz w:val="24"/>
          <w:szCs w:val="24"/>
          <w:lang w:val="en-US"/>
        </w:rPr>
        <w:t xml:space="preserve">In fact, as of July 2020, for the first time </w:t>
      </w:r>
      <w:commentRangeStart w:id="0"/>
      <w:r w:rsidR="0008282C">
        <w:fldChar w:fldCharType="begin"/>
      </w:r>
      <w:r w:rsidR="0008282C" w:rsidRPr="00F65286">
        <w:rPr>
          <w:lang w:val="en-IE"/>
        </w:rPr>
        <w:instrText xml:space="preserve"> HYPERLINK "https://datareportal.com/reports/digital-2020-july-global-statshot" </w:instrText>
      </w:r>
      <w:r w:rsidR="0008282C">
        <w:fldChar w:fldCharType="separate"/>
      </w:r>
      <w:r>
        <w:rPr>
          <w:rStyle w:val="Hyperlink0"/>
        </w:rPr>
        <w:t>more than half of the world are active users on social media</w:t>
      </w:r>
      <w:r w:rsidR="0008282C">
        <w:rPr>
          <w:rStyle w:val="Hyperlink0"/>
        </w:rPr>
        <w:fldChar w:fldCharType="end"/>
      </w:r>
      <w:commentRangeEnd w:id="0"/>
      <w:r w:rsidR="00F65286">
        <w:rPr>
          <w:rStyle w:val="Kommentarzeichen"/>
          <w:rFonts w:ascii="Times New Roman" w:hAnsi="Times New Roman" w:cs="Times New Roman"/>
          <w:color w:val="auto"/>
          <w:lang w:val="en-US" w:eastAsia="en-US"/>
          <w14:textOutline w14:w="0" w14:cap="rnd" w14:cmpd="sng" w14:algn="ctr">
            <w14:noFill/>
            <w14:prstDash w14:val="solid"/>
            <w14:bevel/>
          </w14:textOutline>
        </w:rPr>
        <w:commentReference w:id="0"/>
      </w:r>
      <w:r>
        <w:rPr>
          <w:rStyle w:val="None"/>
          <w:sz w:val="24"/>
          <w:szCs w:val="24"/>
          <w:lang w:val="en-US"/>
        </w:rPr>
        <w:t>. With over half of the world active on these platforms, they should be used as a tool for your business to attract new customers and communicate with current ones.</w:t>
      </w:r>
    </w:p>
    <w:p w14:paraId="64BDDCB7" w14:textId="77777777" w:rsidR="006122FE" w:rsidRDefault="006122FE">
      <w:pPr>
        <w:pStyle w:val="BodyA"/>
        <w:rPr>
          <w:rStyle w:val="NoneA"/>
          <w:sz w:val="24"/>
          <w:szCs w:val="24"/>
          <w:lang w:val="en-US"/>
        </w:rPr>
      </w:pPr>
    </w:p>
    <w:p w14:paraId="7F55B6FB" w14:textId="77777777" w:rsidR="00F65286" w:rsidRDefault="00B35911" w:rsidP="00F65286">
      <w:pPr>
        <w:pStyle w:val="BodyA"/>
        <w:keepNext/>
      </w:pPr>
      <w:r>
        <w:rPr>
          <w:rStyle w:val="None"/>
          <w:noProof/>
          <w:sz w:val="24"/>
          <w:szCs w:val="24"/>
        </w:rPr>
        <w:lastRenderedPageBreak/>
        <w:drawing>
          <wp:inline distT="0" distB="0" distL="0" distR="0" wp14:anchorId="3F47D17E" wp14:editId="68C133A7">
            <wp:extent cx="5943600" cy="3111500"/>
            <wp:effectExtent l="0" t="0" r="0" b="0"/>
            <wp:docPr id="1073741825" name="officeArt object" descr="image4.jpg"/>
            <wp:cNvGraphicFramePr/>
            <a:graphic xmlns:a="http://schemas.openxmlformats.org/drawingml/2006/main">
              <a:graphicData uri="http://schemas.openxmlformats.org/drawingml/2006/picture">
                <pic:pic xmlns:pic="http://schemas.openxmlformats.org/drawingml/2006/picture">
                  <pic:nvPicPr>
                    <pic:cNvPr id="1073741825" name="image4.jpg" descr="image4.jpg"/>
                    <pic:cNvPicPr>
                      <a:picLocks noChangeAspect="1"/>
                    </pic:cNvPicPr>
                  </pic:nvPicPr>
                  <pic:blipFill>
                    <a:blip r:embed="rId11"/>
                    <a:stretch>
                      <a:fillRect/>
                    </a:stretch>
                  </pic:blipFill>
                  <pic:spPr>
                    <a:xfrm>
                      <a:off x="0" y="0"/>
                      <a:ext cx="5943600" cy="3111500"/>
                    </a:xfrm>
                    <a:prstGeom prst="rect">
                      <a:avLst/>
                    </a:prstGeom>
                    <a:ln w="12700" cap="flat">
                      <a:noFill/>
                      <a:miter lim="400000"/>
                    </a:ln>
                    <a:effectLst/>
                  </pic:spPr>
                </pic:pic>
              </a:graphicData>
            </a:graphic>
          </wp:inline>
        </w:drawing>
      </w:r>
    </w:p>
    <w:p w14:paraId="0CFD5C9C" w14:textId="77777777" w:rsidR="006A186B" w:rsidRDefault="006A186B">
      <w:pPr>
        <w:pStyle w:val="BodyA"/>
        <w:rPr>
          <w:lang w:val="en-US"/>
        </w:rPr>
      </w:pPr>
    </w:p>
    <w:p w14:paraId="60FA47A4" w14:textId="6ED6750E" w:rsidR="006122FE" w:rsidRPr="006A186B" w:rsidRDefault="006A186B">
      <w:pPr>
        <w:pStyle w:val="BodyA"/>
        <w:rPr>
          <w:i/>
          <w:iCs/>
          <w:lang w:val="en-US"/>
        </w:rPr>
      </w:pPr>
      <w:r w:rsidRPr="006A186B">
        <w:rPr>
          <w:i/>
          <w:iCs/>
          <w:lang w:val="en-US"/>
        </w:rPr>
        <w:t>Number of Social Media Users worldwide</w:t>
      </w:r>
    </w:p>
    <w:p w14:paraId="3455969E" w14:textId="77777777" w:rsidR="006A186B" w:rsidRPr="006A186B" w:rsidRDefault="006A186B">
      <w:pPr>
        <w:pStyle w:val="BodyA"/>
        <w:rPr>
          <w:rStyle w:val="NoneA"/>
          <w:sz w:val="24"/>
          <w:szCs w:val="24"/>
          <w:lang w:val="en-US"/>
        </w:rPr>
      </w:pPr>
    </w:p>
    <w:p w14:paraId="7C9B50FE" w14:textId="7329DD3B" w:rsidR="006122FE" w:rsidRDefault="00B35911">
      <w:pPr>
        <w:pStyle w:val="BodyA"/>
        <w:rPr>
          <w:rStyle w:val="None"/>
          <w:sz w:val="24"/>
          <w:szCs w:val="24"/>
          <w:lang w:val="en-US"/>
        </w:rPr>
      </w:pPr>
      <w:r>
        <w:rPr>
          <w:rStyle w:val="None"/>
          <w:sz w:val="24"/>
          <w:szCs w:val="24"/>
          <w:lang w:val="en-US"/>
        </w:rPr>
        <w:t xml:space="preserve">In fact, </w:t>
      </w:r>
      <w:commentRangeStart w:id="1"/>
      <w:r w:rsidR="0008282C">
        <w:fldChar w:fldCharType="begin"/>
      </w:r>
      <w:r w:rsidR="0008282C" w:rsidRPr="00F65286">
        <w:rPr>
          <w:lang w:val="en-IE"/>
        </w:rPr>
        <w:instrText xml:space="preserve"> HYPERLINK "https://blog.hubspot.com/marketing/social-media-roi-stats%252523sm.00000nf23nxa1vd4xyerg40b1hjhk" </w:instrText>
      </w:r>
      <w:r w:rsidR="0008282C">
        <w:fldChar w:fldCharType="separate"/>
      </w:r>
      <w:r>
        <w:rPr>
          <w:rStyle w:val="Hyperlink0"/>
        </w:rPr>
        <w:t>92% of marketers</w:t>
      </w:r>
      <w:r w:rsidR="0008282C">
        <w:rPr>
          <w:rStyle w:val="Hyperlink0"/>
        </w:rPr>
        <w:fldChar w:fldCharType="end"/>
      </w:r>
      <w:commentRangeEnd w:id="1"/>
      <w:r w:rsidR="00F65286">
        <w:rPr>
          <w:rStyle w:val="Kommentarzeichen"/>
          <w:rFonts w:ascii="Times New Roman" w:hAnsi="Times New Roman" w:cs="Times New Roman"/>
          <w:color w:val="auto"/>
          <w:lang w:val="en-US" w:eastAsia="en-US"/>
          <w14:textOutline w14:w="0" w14:cap="rnd" w14:cmpd="sng" w14:algn="ctr">
            <w14:noFill/>
            <w14:prstDash w14:val="solid"/>
            <w14:bevel/>
          </w14:textOutline>
        </w:rPr>
        <w:commentReference w:id="1"/>
      </w:r>
      <w:r>
        <w:rPr>
          <w:rStyle w:val="None"/>
          <w:sz w:val="24"/>
          <w:szCs w:val="24"/>
          <w:lang w:val="en-US"/>
        </w:rPr>
        <w:t xml:space="preserve"> say that social media has helped their brand increase exposure,  but how do you actually go about using social media for your business? Getting started can be difficult, especially when organic growth can be slow to begin with. </w:t>
      </w:r>
      <w:r w:rsidR="00262953">
        <w:rPr>
          <w:rStyle w:val="None"/>
          <w:sz w:val="24"/>
          <w:szCs w:val="24"/>
          <w:lang w:val="en-US"/>
        </w:rPr>
        <w:t xml:space="preserve">Here we would like to point you to another exciting article on the </w:t>
      </w:r>
      <w:commentRangeStart w:id="2"/>
      <w:r w:rsidR="00262953">
        <w:rPr>
          <w:rStyle w:val="None"/>
          <w:sz w:val="24"/>
          <w:szCs w:val="24"/>
          <w:lang w:val="en-US"/>
        </w:rPr>
        <w:fldChar w:fldCharType="begin"/>
      </w:r>
      <w:r w:rsidR="00262953">
        <w:rPr>
          <w:rStyle w:val="None"/>
          <w:sz w:val="24"/>
          <w:szCs w:val="24"/>
          <w:lang w:val="en-US"/>
        </w:rPr>
        <w:instrText xml:space="preserve"> HYPERLINK "Link%201000042" </w:instrText>
      </w:r>
      <w:r w:rsidR="00262953">
        <w:rPr>
          <w:rStyle w:val="None"/>
          <w:sz w:val="24"/>
          <w:szCs w:val="24"/>
          <w:lang w:val="en-US"/>
        </w:rPr>
        <w:fldChar w:fldCharType="separate"/>
      </w:r>
      <w:r w:rsidR="00262953" w:rsidRPr="00262953">
        <w:rPr>
          <w:rStyle w:val="Hyperlink"/>
          <w:sz w:val="24"/>
          <w:szCs w:val="24"/>
          <w:lang w:val="en-US"/>
        </w:rPr>
        <w:t>Link to Article 1000042</w:t>
      </w:r>
      <w:r w:rsidR="00262953">
        <w:rPr>
          <w:rStyle w:val="None"/>
          <w:sz w:val="24"/>
          <w:szCs w:val="24"/>
          <w:lang w:val="en-US"/>
        </w:rPr>
        <w:fldChar w:fldCharType="end"/>
      </w:r>
      <w:commentRangeEnd w:id="2"/>
      <w:r w:rsidR="00262953">
        <w:rPr>
          <w:rStyle w:val="Kommentarzeichen"/>
          <w:rFonts w:ascii="Times New Roman" w:hAnsi="Times New Roman" w:cs="Times New Roman"/>
          <w:color w:val="auto"/>
          <w:lang w:val="en-US" w:eastAsia="en-US"/>
          <w14:textOutline w14:w="0" w14:cap="rnd" w14:cmpd="sng" w14:algn="ctr">
            <w14:noFill/>
            <w14:prstDash w14:val="solid"/>
            <w14:bevel/>
          </w14:textOutline>
        </w:rPr>
        <w:commentReference w:id="2"/>
      </w:r>
      <w:r w:rsidR="00262953">
        <w:rPr>
          <w:rStyle w:val="None"/>
          <w:sz w:val="24"/>
          <w:szCs w:val="24"/>
          <w:lang w:val="en-US"/>
        </w:rPr>
        <w:t xml:space="preserve">, which might add value to your research. </w:t>
      </w:r>
    </w:p>
    <w:p w14:paraId="6D7F081F" w14:textId="77777777" w:rsidR="006122FE" w:rsidRDefault="006122FE">
      <w:pPr>
        <w:pStyle w:val="BodyA"/>
        <w:rPr>
          <w:rStyle w:val="NoneA"/>
          <w:sz w:val="24"/>
          <w:szCs w:val="24"/>
          <w:lang w:val="en-US"/>
        </w:rPr>
      </w:pPr>
    </w:p>
    <w:p w14:paraId="3D67842C" w14:textId="77777777" w:rsidR="006122FE" w:rsidRPr="002A2457" w:rsidRDefault="00B35911">
      <w:pPr>
        <w:pStyle w:val="BodyA"/>
        <w:rPr>
          <w:rStyle w:val="None"/>
          <w:sz w:val="24"/>
          <w:szCs w:val="24"/>
          <w:lang w:val="en-IE"/>
        </w:rPr>
      </w:pPr>
      <w:r>
        <w:rPr>
          <w:rStyle w:val="None"/>
          <w:sz w:val="24"/>
          <w:szCs w:val="24"/>
          <w:lang w:val="en-US"/>
        </w:rPr>
        <w:t>And how do you even know what social media platforms to use? With so many to choose from, what</w:t>
      </w:r>
      <w:r>
        <w:rPr>
          <w:rStyle w:val="None"/>
          <w:sz w:val="24"/>
          <w:szCs w:val="24"/>
          <w:rtl/>
          <w:lang w:val="ar-SA"/>
        </w:rPr>
        <w:t>’</w:t>
      </w:r>
      <w:r>
        <w:rPr>
          <w:rStyle w:val="None"/>
          <w:sz w:val="24"/>
          <w:szCs w:val="24"/>
          <w:lang w:val="en-US"/>
        </w:rPr>
        <w:t>s the best strategy for you to take?</w:t>
      </w:r>
    </w:p>
    <w:p w14:paraId="47467003" w14:textId="77777777" w:rsidR="006122FE" w:rsidRDefault="006122FE">
      <w:pPr>
        <w:pStyle w:val="BodyA"/>
        <w:rPr>
          <w:rStyle w:val="NoneA"/>
          <w:sz w:val="24"/>
          <w:szCs w:val="24"/>
          <w:lang w:val="en-US"/>
        </w:rPr>
      </w:pPr>
    </w:p>
    <w:p w14:paraId="74440FBC" w14:textId="77777777" w:rsidR="006122FE" w:rsidRDefault="00B35911" w:rsidP="00471795">
      <w:pPr>
        <w:pStyle w:val="berschrift2"/>
        <w:rPr>
          <w:rStyle w:val="None"/>
          <w:b/>
          <w:bCs/>
          <w:sz w:val="32"/>
          <w:szCs w:val="32"/>
        </w:rPr>
      </w:pPr>
      <w:r>
        <w:rPr>
          <w:rStyle w:val="None"/>
          <w:b/>
          <w:bCs/>
          <w:sz w:val="32"/>
          <w:szCs w:val="32"/>
        </w:rPr>
        <w:t>Overview of Social Media Channels</w:t>
      </w:r>
    </w:p>
    <w:p w14:paraId="721C87AB" w14:textId="77777777" w:rsidR="006122FE" w:rsidRDefault="006122FE">
      <w:pPr>
        <w:pStyle w:val="BodyA"/>
        <w:rPr>
          <w:rStyle w:val="None"/>
          <w:b/>
          <w:bCs/>
          <w:sz w:val="28"/>
          <w:szCs w:val="28"/>
          <w:lang w:val="en-US"/>
        </w:rPr>
      </w:pPr>
    </w:p>
    <w:p w14:paraId="4B8DAC5F" w14:textId="3F007E6E" w:rsidR="006122FE" w:rsidRPr="002A2457" w:rsidRDefault="00B35911">
      <w:pPr>
        <w:pStyle w:val="BodyA"/>
        <w:rPr>
          <w:rStyle w:val="None"/>
          <w:sz w:val="24"/>
          <w:szCs w:val="24"/>
          <w:lang w:val="en-IE"/>
        </w:rPr>
      </w:pPr>
      <w:r>
        <w:rPr>
          <w:rStyle w:val="None"/>
          <w:sz w:val="24"/>
          <w:szCs w:val="24"/>
          <w:lang w:val="en-US"/>
        </w:rPr>
        <w:t>There are hundreds of social media networks out there, each of which serves a unique purpose and holds a unique type of person. Because of this, it</w:t>
      </w:r>
      <w:r>
        <w:rPr>
          <w:rStyle w:val="None"/>
          <w:sz w:val="24"/>
          <w:szCs w:val="24"/>
          <w:rtl/>
          <w:lang w:val="ar-SA"/>
        </w:rPr>
        <w:t>’</w:t>
      </w:r>
      <w:r>
        <w:rPr>
          <w:rStyle w:val="None"/>
          <w:sz w:val="24"/>
          <w:szCs w:val="24"/>
          <w:lang w:val="en-US"/>
        </w:rPr>
        <w:t>s important to understand that you will get a better return on your efforts by focusing on the platforms that have the most traffic and are relevant to your audience.</w:t>
      </w:r>
    </w:p>
    <w:p w14:paraId="151A9F17" w14:textId="77777777" w:rsidR="006122FE" w:rsidRDefault="006122FE">
      <w:pPr>
        <w:pStyle w:val="BodyA"/>
        <w:rPr>
          <w:rStyle w:val="NoneA"/>
          <w:sz w:val="24"/>
          <w:szCs w:val="24"/>
          <w:lang w:val="en-US"/>
        </w:rPr>
      </w:pPr>
    </w:p>
    <w:p w14:paraId="39560262" w14:textId="579F01D7" w:rsidR="006122FE" w:rsidRDefault="00B35911">
      <w:pPr>
        <w:pStyle w:val="BodyA"/>
        <w:rPr>
          <w:rStyle w:val="None"/>
          <w:sz w:val="24"/>
          <w:szCs w:val="24"/>
          <w:lang w:val="en-US"/>
        </w:rPr>
      </w:pPr>
      <w:r>
        <w:rPr>
          <w:rStyle w:val="None"/>
          <w:sz w:val="24"/>
          <w:szCs w:val="24"/>
          <w:lang w:val="en-US"/>
        </w:rPr>
        <w:t>Don</w:t>
      </w:r>
      <w:r>
        <w:rPr>
          <w:rStyle w:val="None"/>
          <w:sz w:val="24"/>
          <w:szCs w:val="24"/>
          <w:rtl/>
          <w:lang w:val="ar-SA"/>
        </w:rPr>
        <w:t>’</w:t>
      </w:r>
      <w:r>
        <w:rPr>
          <w:rStyle w:val="None"/>
          <w:sz w:val="24"/>
          <w:szCs w:val="24"/>
          <w:lang w:val="en-US"/>
        </w:rPr>
        <w:t>t spread yourself too thin by trying to master every social network. It</w:t>
      </w:r>
      <w:r>
        <w:rPr>
          <w:rStyle w:val="None"/>
          <w:sz w:val="24"/>
          <w:szCs w:val="24"/>
          <w:rtl/>
          <w:lang w:val="ar-SA"/>
        </w:rPr>
        <w:t>’</w:t>
      </w:r>
      <w:r>
        <w:rPr>
          <w:rStyle w:val="None"/>
          <w:sz w:val="24"/>
          <w:szCs w:val="24"/>
          <w:lang w:val="en-US"/>
        </w:rPr>
        <w:t>s much better to be the go-to brand in your niche on Twitter, then to be mediocre across 5 different platforms.</w:t>
      </w:r>
    </w:p>
    <w:p w14:paraId="0A167A1D" w14:textId="77777777" w:rsidR="000476DF" w:rsidRPr="002A2457" w:rsidRDefault="000476DF">
      <w:pPr>
        <w:pStyle w:val="BodyA"/>
        <w:rPr>
          <w:rStyle w:val="None"/>
          <w:sz w:val="24"/>
          <w:szCs w:val="24"/>
          <w:lang w:val="en-IE"/>
        </w:rPr>
      </w:pPr>
    </w:p>
    <w:p w14:paraId="3CAD18D9" w14:textId="77777777" w:rsidR="000476DF" w:rsidRDefault="000476DF" w:rsidP="000476DF">
      <w:pPr>
        <w:pStyle w:val="BodyA"/>
        <w:rPr>
          <w:rStyle w:val="None"/>
          <w:sz w:val="24"/>
          <w:szCs w:val="24"/>
          <w:lang w:val="en-US"/>
        </w:rPr>
      </w:pPr>
      <w:r>
        <w:rPr>
          <w:rStyle w:val="None"/>
          <w:sz w:val="24"/>
          <w:szCs w:val="24"/>
          <w:lang w:val="en-US"/>
        </w:rPr>
        <w:t xml:space="preserve">The most popular social media channels by users are: </w:t>
      </w:r>
    </w:p>
    <w:p w14:paraId="33A638F4" w14:textId="7AC6A919" w:rsidR="006122FE" w:rsidRDefault="006122FE">
      <w:pPr>
        <w:pStyle w:val="BodyA"/>
        <w:rPr>
          <w:rStyle w:val="NoneA"/>
          <w:sz w:val="24"/>
          <w:szCs w:val="24"/>
          <w:lang w:val="en-US"/>
        </w:rPr>
      </w:pPr>
    </w:p>
    <w:p w14:paraId="0AE3A9D5" w14:textId="54D2F926" w:rsidR="006122FE" w:rsidRDefault="00732D6F">
      <w:pPr>
        <w:pStyle w:val="BodyA"/>
        <w:rPr>
          <w:rStyle w:val="None"/>
          <w:sz w:val="24"/>
          <w:szCs w:val="24"/>
          <w:lang w:val="en-US"/>
        </w:rPr>
      </w:pPr>
      <w:r>
        <w:rPr>
          <w:rStyle w:val="None"/>
          <w:noProof/>
          <w:sz w:val="24"/>
          <w:szCs w:val="24"/>
          <w:lang w:val="en-US"/>
        </w:rPr>
        <w:drawing>
          <wp:inline distT="0" distB="0" distL="0" distR="0" wp14:anchorId="511A29D1" wp14:editId="050FD7DC">
            <wp:extent cx="5934710" cy="3683000"/>
            <wp:effectExtent l="0" t="0" r="889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1.1.jpg"/>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6860" cy="3690856"/>
                    </a:xfrm>
                    <a:prstGeom prst="rect">
                      <a:avLst/>
                    </a:prstGeom>
                    <a:ln w="12700" cap="flat">
                      <a:noFill/>
                      <a:miter lim="400000"/>
                    </a:ln>
                    <a:effectLst/>
                  </pic:spPr>
                </pic:pic>
              </a:graphicData>
            </a:graphic>
          </wp:inline>
        </w:drawing>
      </w:r>
      <w:r w:rsidR="00B35911">
        <w:rPr>
          <w:rStyle w:val="None"/>
          <w:sz w:val="24"/>
          <w:szCs w:val="24"/>
          <w:lang w:val="en-US"/>
        </w:rPr>
        <w:t xml:space="preserve"> </w:t>
      </w:r>
    </w:p>
    <w:p w14:paraId="5AF704E7" w14:textId="6F29E915" w:rsidR="006122FE" w:rsidRPr="006A186B" w:rsidRDefault="006A186B">
      <w:pPr>
        <w:pStyle w:val="BodyA"/>
        <w:rPr>
          <w:rStyle w:val="None"/>
          <w:i/>
          <w:iCs/>
          <w:sz w:val="24"/>
          <w:szCs w:val="24"/>
          <w:lang w:val="en-IE"/>
        </w:rPr>
      </w:pPr>
      <w:r w:rsidRPr="002A7A79">
        <w:rPr>
          <w:i/>
          <w:iCs/>
          <w:lang w:val="en-US"/>
        </w:rPr>
        <w:t>Most popular Social Media Platforms</w:t>
      </w:r>
    </w:p>
    <w:p w14:paraId="5183F86B" w14:textId="64A6C8EF" w:rsidR="006122FE" w:rsidRDefault="006122FE">
      <w:pPr>
        <w:pStyle w:val="BodyA"/>
        <w:rPr>
          <w:rStyle w:val="NoneA"/>
          <w:sz w:val="24"/>
          <w:szCs w:val="24"/>
          <w:lang w:val="en-US"/>
        </w:rPr>
      </w:pPr>
    </w:p>
    <w:p w14:paraId="4EDE0D4B" w14:textId="4CA111FA" w:rsidR="006122FE" w:rsidRDefault="006122FE">
      <w:pPr>
        <w:pStyle w:val="BodyA"/>
        <w:rPr>
          <w:rStyle w:val="NoneA"/>
          <w:sz w:val="24"/>
          <w:szCs w:val="24"/>
          <w:lang w:val="en-US"/>
        </w:rPr>
      </w:pPr>
    </w:p>
    <w:p w14:paraId="37B0C9B8" w14:textId="75FD7718" w:rsidR="006122FE" w:rsidRDefault="00B35911">
      <w:pPr>
        <w:pStyle w:val="BodyA"/>
        <w:rPr>
          <w:rStyle w:val="None"/>
          <w:sz w:val="24"/>
          <w:szCs w:val="24"/>
          <w:lang w:val="en-US"/>
        </w:rPr>
      </w:pPr>
      <w:r>
        <w:rPr>
          <w:rStyle w:val="None"/>
          <w:sz w:val="24"/>
          <w:szCs w:val="24"/>
          <w:lang w:val="en-US"/>
        </w:rPr>
        <w:t>But how do you go about choosing the right social media platforms for your business?</w:t>
      </w:r>
    </w:p>
    <w:p w14:paraId="143758A9" w14:textId="77777777" w:rsidR="006122FE" w:rsidRDefault="006122FE">
      <w:pPr>
        <w:pStyle w:val="BodyA"/>
        <w:rPr>
          <w:rStyle w:val="NoneA"/>
          <w:sz w:val="24"/>
          <w:szCs w:val="24"/>
          <w:lang w:val="en-US"/>
        </w:rPr>
      </w:pPr>
    </w:p>
    <w:p w14:paraId="2A510371" w14:textId="77777777" w:rsidR="006122FE" w:rsidRDefault="00B35911" w:rsidP="00471795">
      <w:pPr>
        <w:pStyle w:val="berschrift2"/>
        <w:rPr>
          <w:rStyle w:val="None"/>
          <w:b/>
          <w:bCs/>
          <w:sz w:val="32"/>
          <w:szCs w:val="32"/>
        </w:rPr>
      </w:pPr>
      <w:r>
        <w:rPr>
          <w:rStyle w:val="None"/>
          <w:b/>
          <w:bCs/>
          <w:sz w:val="32"/>
          <w:szCs w:val="32"/>
        </w:rPr>
        <w:t>The Two Components of Choosing the Correct Social Media Platforms</w:t>
      </w:r>
    </w:p>
    <w:p w14:paraId="00FDDACD" w14:textId="77777777" w:rsidR="006122FE" w:rsidRDefault="006122FE">
      <w:pPr>
        <w:pStyle w:val="BodyA"/>
        <w:rPr>
          <w:rStyle w:val="None"/>
          <w:b/>
          <w:bCs/>
          <w:sz w:val="28"/>
          <w:szCs w:val="28"/>
          <w:lang w:val="en-US"/>
        </w:rPr>
      </w:pPr>
    </w:p>
    <w:p w14:paraId="25BF884C" w14:textId="77777777" w:rsidR="006122FE" w:rsidRDefault="00B35911" w:rsidP="00471795">
      <w:pPr>
        <w:pStyle w:val="berschrift3"/>
        <w:rPr>
          <w:rStyle w:val="None"/>
          <w:b/>
          <w:bCs/>
          <w:sz w:val="28"/>
          <w:szCs w:val="28"/>
        </w:rPr>
      </w:pPr>
      <w:r>
        <w:rPr>
          <w:rStyle w:val="None"/>
          <w:b/>
          <w:bCs/>
          <w:sz w:val="28"/>
          <w:szCs w:val="28"/>
        </w:rPr>
        <w:t>1: Audience Research</w:t>
      </w:r>
    </w:p>
    <w:p w14:paraId="3FDC8A53" w14:textId="77777777" w:rsidR="006122FE" w:rsidRDefault="00B35911">
      <w:pPr>
        <w:pStyle w:val="BodyA"/>
        <w:rPr>
          <w:rStyle w:val="None"/>
          <w:sz w:val="24"/>
          <w:szCs w:val="24"/>
          <w:lang w:val="en-US"/>
        </w:rPr>
      </w:pPr>
      <w:r>
        <w:rPr>
          <w:rStyle w:val="None"/>
          <w:sz w:val="24"/>
          <w:szCs w:val="24"/>
          <w:lang w:val="en-US"/>
        </w:rPr>
        <w:t>The first step of choosing what social media platform to use for your business, is by researching the demographics of your current audience. This can be done in three ways, depending on what type of business you are.</w:t>
      </w:r>
    </w:p>
    <w:p w14:paraId="0AB378C5" w14:textId="77777777" w:rsidR="006122FE" w:rsidRDefault="006122FE">
      <w:pPr>
        <w:pStyle w:val="BodyA"/>
        <w:rPr>
          <w:rStyle w:val="NoneA"/>
          <w:sz w:val="24"/>
          <w:szCs w:val="24"/>
          <w:lang w:val="en-US"/>
        </w:rPr>
      </w:pPr>
    </w:p>
    <w:p w14:paraId="222CDADC" w14:textId="77777777" w:rsidR="006122FE" w:rsidRDefault="00B35911" w:rsidP="00471795">
      <w:pPr>
        <w:pStyle w:val="berschrift3"/>
        <w:rPr>
          <w:rStyle w:val="None"/>
          <w:b/>
          <w:bCs/>
        </w:rPr>
      </w:pPr>
      <w:r>
        <w:rPr>
          <w:rStyle w:val="None"/>
          <w:b/>
          <w:bCs/>
        </w:rPr>
        <w:t>1: Talk to Your Team Members</w:t>
      </w:r>
    </w:p>
    <w:p w14:paraId="2DD4F3BA" w14:textId="77777777" w:rsidR="006122FE" w:rsidRDefault="00B35911">
      <w:pPr>
        <w:pStyle w:val="BodyA"/>
        <w:rPr>
          <w:rStyle w:val="None"/>
          <w:sz w:val="24"/>
          <w:szCs w:val="24"/>
          <w:lang w:val="en-US"/>
        </w:rPr>
      </w:pPr>
      <w:r>
        <w:rPr>
          <w:rStyle w:val="None"/>
          <w:sz w:val="24"/>
          <w:szCs w:val="24"/>
          <w:lang w:val="en-US"/>
        </w:rPr>
        <w:t>The first way to see who your average customer is, is by asking your sales team, support team, and any other teams in your business that deal with customers.</w:t>
      </w:r>
    </w:p>
    <w:p w14:paraId="5D96FD30" w14:textId="77777777" w:rsidR="006122FE" w:rsidRDefault="006122FE">
      <w:pPr>
        <w:pStyle w:val="BodyA"/>
        <w:rPr>
          <w:rStyle w:val="NoneA"/>
          <w:sz w:val="24"/>
          <w:szCs w:val="24"/>
          <w:lang w:val="en-US"/>
        </w:rPr>
      </w:pPr>
    </w:p>
    <w:p w14:paraId="047BF362" w14:textId="77777777" w:rsidR="006122FE" w:rsidRDefault="00B35911">
      <w:pPr>
        <w:pStyle w:val="BodyA"/>
        <w:rPr>
          <w:rStyle w:val="None"/>
          <w:sz w:val="24"/>
          <w:szCs w:val="24"/>
          <w:lang w:val="en-US"/>
        </w:rPr>
      </w:pPr>
      <w:r>
        <w:rPr>
          <w:rStyle w:val="None"/>
          <w:sz w:val="24"/>
          <w:szCs w:val="24"/>
          <w:lang w:val="en-US"/>
        </w:rPr>
        <w:lastRenderedPageBreak/>
        <w:t xml:space="preserve">Ask them what the age and gender is of the average customer they serve. What are their general interests? Are they parents? Where do they live? Etc. </w:t>
      </w:r>
    </w:p>
    <w:p w14:paraId="22349B05" w14:textId="77777777" w:rsidR="006122FE" w:rsidRDefault="006122FE">
      <w:pPr>
        <w:pStyle w:val="BodyA"/>
        <w:rPr>
          <w:rStyle w:val="NoneA"/>
          <w:sz w:val="24"/>
          <w:szCs w:val="24"/>
          <w:lang w:val="en-US"/>
        </w:rPr>
      </w:pPr>
    </w:p>
    <w:p w14:paraId="572BCCEE" w14:textId="77777777" w:rsidR="006122FE" w:rsidRDefault="00B35911">
      <w:pPr>
        <w:pStyle w:val="BodyA"/>
        <w:rPr>
          <w:rStyle w:val="None"/>
          <w:sz w:val="24"/>
          <w:szCs w:val="24"/>
          <w:lang w:val="en-US"/>
        </w:rPr>
      </w:pPr>
      <w:r>
        <w:rPr>
          <w:rStyle w:val="None"/>
          <w:sz w:val="24"/>
          <w:szCs w:val="24"/>
          <w:lang w:val="en-US"/>
        </w:rPr>
        <w:t>Your team members should know basic information of the average person they see every day off the top of their head.</w:t>
      </w:r>
    </w:p>
    <w:p w14:paraId="4661B68E" w14:textId="77777777" w:rsidR="006122FE" w:rsidRDefault="006122FE">
      <w:pPr>
        <w:pStyle w:val="BodyA"/>
        <w:rPr>
          <w:rStyle w:val="NoneA"/>
          <w:sz w:val="24"/>
          <w:szCs w:val="24"/>
          <w:lang w:val="en-US"/>
        </w:rPr>
      </w:pPr>
    </w:p>
    <w:p w14:paraId="2DA5353C" w14:textId="77777777" w:rsidR="006122FE" w:rsidRDefault="00B35911">
      <w:pPr>
        <w:pStyle w:val="BodyA"/>
        <w:rPr>
          <w:rStyle w:val="None"/>
          <w:sz w:val="24"/>
          <w:szCs w:val="24"/>
          <w:lang w:val="en-US"/>
        </w:rPr>
      </w:pPr>
      <w:r>
        <w:rPr>
          <w:rStyle w:val="None"/>
          <w:sz w:val="24"/>
          <w:szCs w:val="24"/>
          <w:lang w:val="en-US"/>
        </w:rPr>
        <w:t>Maybe your marketing or management team has already done a strategic customer segmentation that you can use to see the data on your current visitors and customers. Ask yourself: Do these profiles match with the feedback from your sales and customer support team?</w:t>
      </w:r>
    </w:p>
    <w:p w14:paraId="35F81BDC" w14:textId="77777777" w:rsidR="006122FE" w:rsidRDefault="006122FE">
      <w:pPr>
        <w:pStyle w:val="BodyA"/>
        <w:rPr>
          <w:rStyle w:val="NoneA"/>
          <w:sz w:val="24"/>
          <w:szCs w:val="24"/>
          <w:lang w:val="en-US"/>
        </w:rPr>
      </w:pPr>
    </w:p>
    <w:p w14:paraId="0A519154" w14:textId="77777777" w:rsidR="006122FE" w:rsidRDefault="00B35911" w:rsidP="00471795">
      <w:pPr>
        <w:pStyle w:val="berschrift3"/>
        <w:rPr>
          <w:rStyle w:val="None"/>
          <w:b/>
          <w:bCs/>
        </w:rPr>
      </w:pPr>
      <w:r>
        <w:rPr>
          <w:rStyle w:val="None"/>
          <w:b/>
          <w:bCs/>
        </w:rPr>
        <w:t>2: Check Your Analytics</w:t>
      </w:r>
    </w:p>
    <w:p w14:paraId="76410526" w14:textId="77777777" w:rsidR="006122FE" w:rsidRDefault="00B35911">
      <w:pPr>
        <w:pStyle w:val="BodyA"/>
        <w:rPr>
          <w:rStyle w:val="None"/>
          <w:sz w:val="24"/>
          <w:szCs w:val="24"/>
          <w:lang w:val="en-US"/>
        </w:rPr>
      </w:pPr>
      <w:r>
        <w:rPr>
          <w:rStyle w:val="None"/>
          <w:sz w:val="24"/>
          <w:szCs w:val="24"/>
          <w:lang w:val="en-US"/>
        </w:rPr>
        <w:t>A more reliable way of checking the characteristics of your current audience is by checking the analytics on your website.</w:t>
      </w:r>
    </w:p>
    <w:p w14:paraId="376F8781" w14:textId="77777777" w:rsidR="006122FE" w:rsidRDefault="006122FE">
      <w:pPr>
        <w:pStyle w:val="BodyA"/>
        <w:rPr>
          <w:rStyle w:val="NoneA"/>
          <w:sz w:val="24"/>
          <w:szCs w:val="24"/>
          <w:lang w:val="en-US"/>
        </w:rPr>
      </w:pPr>
    </w:p>
    <w:p w14:paraId="4CAE2DB7" w14:textId="77777777" w:rsidR="006122FE" w:rsidRPr="002A2457" w:rsidRDefault="00B35911">
      <w:pPr>
        <w:pStyle w:val="BodyA"/>
        <w:rPr>
          <w:rStyle w:val="None"/>
          <w:sz w:val="24"/>
          <w:szCs w:val="24"/>
          <w:lang w:val="en-IE"/>
        </w:rPr>
      </w:pPr>
      <w:r>
        <w:rPr>
          <w:rStyle w:val="None"/>
          <w:sz w:val="24"/>
          <w:szCs w:val="24"/>
          <w:lang w:val="en-US"/>
        </w:rPr>
        <w:t xml:space="preserve">To do this, log into your Google Analytics account, go to </w:t>
      </w:r>
      <w:r>
        <w:rPr>
          <w:rStyle w:val="None"/>
          <w:sz w:val="24"/>
          <w:szCs w:val="24"/>
          <w:rtl/>
          <w:lang w:val="ar-SA"/>
        </w:rPr>
        <w:t>‘</w:t>
      </w:r>
      <w:r>
        <w:rPr>
          <w:rStyle w:val="None"/>
          <w:sz w:val="24"/>
          <w:szCs w:val="24"/>
          <w:lang w:val="es-ES_tradnl"/>
        </w:rPr>
        <w:t>Audience</w:t>
      </w:r>
      <w:r>
        <w:rPr>
          <w:rStyle w:val="None"/>
          <w:sz w:val="24"/>
          <w:szCs w:val="24"/>
          <w:rtl/>
          <w:lang w:val="ar-SA"/>
        </w:rPr>
        <w:t xml:space="preserve">’ </w:t>
      </w:r>
      <w:r>
        <w:rPr>
          <w:rStyle w:val="None"/>
          <w:sz w:val="24"/>
          <w:szCs w:val="24"/>
          <w:lang w:val="en-US"/>
        </w:rPr>
        <w:t xml:space="preserve">-&gt; </w:t>
      </w:r>
      <w:r>
        <w:rPr>
          <w:rStyle w:val="None"/>
          <w:sz w:val="24"/>
          <w:szCs w:val="24"/>
          <w:rtl/>
          <w:lang w:val="ar-SA"/>
        </w:rPr>
        <w:t>‘</w:t>
      </w:r>
      <w:r>
        <w:rPr>
          <w:rStyle w:val="None"/>
          <w:sz w:val="24"/>
          <w:szCs w:val="24"/>
          <w:lang w:val="en-US"/>
        </w:rPr>
        <w:t>Demographics</w:t>
      </w:r>
      <w:r>
        <w:rPr>
          <w:rStyle w:val="None"/>
          <w:sz w:val="24"/>
          <w:szCs w:val="24"/>
          <w:rtl/>
          <w:lang w:val="ar-SA"/>
        </w:rPr>
        <w:t>’</w:t>
      </w:r>
      <w:r>
        <w:rPr>
          <w:rStyle w:val="None"/>
          <w:sz w:val="24"/>
          <w:szCs w:val="24"/>
          <w:lang w:val="en-US"/>
        </w:rPr>
        <w:t>.</w:t>
      </w:r>
    </w:p>
    <w:p w14:paraId="511C94C1" w14:textId="77777777" w:rsidR="006122FE" w:rsidRDefault="006122FE">
      <w:pPr>
        <w:pStyle w:val="BodyA"/>
        <w:rPr>
          <w:rStyle w:val="NoneA"/>
          <w:sz w:val="24"/>
          <w:szCs w:val="24"/>
          <w:lang w:val="en-US"/>
        </w:rPr>
      </w:pPr>
    </w:p>
    <w:p w14:paraId="508390B2" w14:textId="77777777" w:rsidR="006122FE" w:rsidRPr="002A2457" w:rsidRDefault="00B35911">
      <w:pPr>
        <w:pStyle w:val="BodyA"/>
        <w:rPr>
          <w:rStyle w:val="None"/>
          <w:sz w:val="24"/>
          <w:szCs w:val="24"/>
          <w:lang w:val="en-IE"/>
        </w:rPr>
      </w:pPr>
      <w:r>
        <w:rPr>
          <w:rStyle w:val="None"/>
          <w:sz w:val="24"/>
          <w:szCs w:val="24"/>
          <w:lang w:val="en-US"/>
        </w:rPr>
        <w:t>If you don</w:t>
      </w:r>
      <w:r>
        <w:rPr>
          <w:rStyle w:val="None"/>
          <w:sz w:val="24"/>
          <w:szCs w:val="24"/>
          <w:rtl/>
          <w:lang w:val="ar-SA"/>
        </w:rPr>
        <w:t>’</w:t>
      </w:r>
      <w:r>
        <w:rPr>
          <w:rStyle w:val="None"/>
          <w:sz w:val="24"/>
          <w:szCs w:val="24"/>
          <w:lang w:val="en-US"/>
        </w:rPr>
        <w:t>t have Google Analytics installed for your business, read our in-depth guide on why you need it and how to set it up here. Once on demographics, you will see a dashboard like this:</w:t>
      </w:r>
    </w:p>
    <w:p w14:paraId="6252DBAC" w14:textId="77777777" w:rsidR="006122FE" w:rsidRDefault="006122FE">
      <w:pPr>
        <w:pStyle w:val="BodyA"/>
        <w:rPr>
          <w:rStyle w:val="NoneA"/>
          <w:sz w:val="24"/>
          <w:szCs w:val="24"/>
          <w:lang w:val="en-US"/>
        </w:rPr>
      </w:pPr>
    </w:p>
    <w:p w14:paraId="4BF4E9D1" w14:textId="77777777" w:rsidR="00F138E2" w:rsidRDefault="00B35911" w:rsidP="00F138E2">
      <w:pPr>
        <w:pStyle w:val="BodyA"/>
        <w:keepNext/>
      </w:pPr>
      <w:r>
        <w:rPr>
          <w:rStyle w:val="None"/>
          <w:noProof/>
          <w:sz w:val="24"/>
          <w:szCs w:val="24"/>
        </w:rPr>
        <w:drawing>
          <wp:inline distT="0" distB="0" distL="0" distR="0" wp14:anchorId="1D41A28F" wp14:editId="26BEF26D">
            <wp:extent cx="5943600" cy="3073400"/>
            <wp:effectExtent l="0" t="0" r="0" b="0"/>
            <wp:docPr id="1073741827" name="officeArt object" descr="image6.png"/>
            <wp:cNvGraphicFramePr/>
            <a:graphic xmlns:a="http://schemas.openxmlformats.org/drawingml/2006/main">
              <a:graphicData uri="http://schemas.openxmlformats.org/drawingml/2006/picture">
                <pic:pic xmlns:pic="http://schemas.openxmlformats.org/drawingml/2006/picture">
                  <pic:nvPicPr>
                    <pic:cNvPr id="1073741827" name="image6.png" descr="image6.png"/>
                    <pic:cNvPicPr>
                      <a:picLocks noChangeAspect="1"/>
                    </pic:cNvPicPr>
                  </pic:nvPicPr>
                  <pic:blipFill>
                    <a:blip r:embed="rId13"/>
                    <a:stretch>
                      <a:fillRect/>
                    </a:stretch>
                  </pic:blipFill>
                  <pic:spPr>
                    <a:xfrm>
                      <a:off x="0" y="0"/>
                      <a:ext cx="5943600" cy="3073400"/>
                    </a:xfrm>
                    <a:prstGeom prst="rect">
                      <a:avLst/>
                    </a:prstGeom>
                    <a:ln w="12700" cap="flat">
                      <a:noFill/>
                      <a:miter lim="400000"/>
                    </a:ln>
                    <a:effectLst/>
                  </pic:spPr>
                </pic:pic>
              </a:graphicData>
            </a:graphic>
          </wp:inline>
        </w:drawing>
      </w:r>
    </w:p>
    <w:p w14:paraId="1FC23B9D" w14:textId="2D5C9F84" w:rsidR="006122FE" w:rsidRDefault="006122FE" w:rsidP="00F138E2">
      <w:pPr>
        <w:pStyle w:val="Beschriftung"/>
      </w:pPr>
    </w:p>
    <w:p w14:paraId="1653F14C" w14:textId="13710636" w:rsidR="006A186B" w:rsidRDefault="006A186B" w:rsidP="006A186B">
      <w:pPr>
        <w:pStyle w:val="Beschriftung"/>
        <w:rPr>
          <w:rStyle w:val="None"/>
          <w:sz w:val="24"/>
          <w:szCs w:val="24"/>
        </w:rPr>
      </w:pPr>
      <w:r>
        <w:t>Google Analytics for User Demographics</w:t>
      </w:r>
    </w:p>
    <w:p w14:paraId="2B19C2D3" w14:textId="77777777" w:rsidR="006A186B" w:rsidRPr="006A186B" w:rsidRDefault="006A186B" w:rsidP="006A186B"/>
    <w:p w14:paraId="7975BF9D" w14:textId="70B363E7" w:rsidR="006122FE" w:rsidRPr="002A2457" w:rsidRDefault="00B35911">
      <w:pPr>
        <w:pStyle w:val="BodyA"/>
        <w:rPr>
          <w:rStyle w:val="None"/>
          <w:sz w:val="24"/>
          <w:szCs w:val="24"/>
          <w:lang w:val="en-IE"/>
        </w:rPr>
      </w:pPr>
      <w:r>
        <w:rPr>
          <w:rStyle w:val="None"/>
          <w:sz w:val="24"/>
          <w:szCs w:val="24"/>
          <w:lang w:val="en-US"/>
        </w:rPr>
        <w:lastRenderedPageBreak/>
        <w:t xml:space="preserve">As you can see from this example, the majority of website visitors are female, and between the age of 25-34. This information will be vital to choosing the correct social media network for your business, as </w:t>
      </w:r>
      <w:r w:rsidR="00F9062E">
        <w:rPr>
          <w:rStyle w:val="None"/>
          <w:sz w:val="24"/>
          <w:szCs w:val="24"/>
          <w:lang w:val="en-US"/>
        </w:rPr>
        <w:t>I</w:t>
      </w:r>
      <w:r>
        <w:rPr>
          <w:rStyle w:val="None"/>
          <w:sz w:val="24"/>
          <w:szCs w:val="24"/>
          <w:rtl/>
          <w:lang w:val="ar-SA"/>
        </w:rPr>
        <w:t>’</w:t>
      </w:r>
      <w:r>
        <w:rPr>
          <w:rStyle w:val="None"/>
          <w:sz w:val="24"/>
          <w:szCs w:val="24"/>
          <w:lang w:val="en-US"/>
        </w:rPr>
        <w:t>ll show you later.</w:t>
      </w:r>
    </w:p>
    <w:p w14:paraId="3544D21D" w14:textId="77777777" w:rsidR="006122FE" w:rsidRDefault="006122FE">
      <w:pPr>
        <w:pStyle w:val="BodyA"/>
        <w:rPr>
          <w:rStyle w:val="NoneA"/>
          <w:sz w:val="24"/>
          <w:szCs w:val="24"/>
          <w:lang w:val="en-US"/>
        </w:rPr>
      </w:pPr>
    </w:p>
    <w:p w14:paraId="6C15FF64" w14:textId="4C33E471" w:rsidR="006122FE" w:rsidRDefault="00B35911">
      <w:pPr>
        <w:pStyle w:val="BodyA"/>
        <w:rPr>
          <w:rStyle w:val="None"/>
          <w:sz w:val="24"/>
          <w:szCs w:val="24"/>
          <w:lang w:val="en-US"/>
        </w:rPr>
      </w:pPr>
      <w:r>
        <w:rPr>
          <w:rStyle w:val="None"/>
          <w:sz w:val="24"/>
          <w:szCs w:val="24"/>
          <w:lang w:val="en-US"/>
        </w:rPr>
        <w:t xml:space="preserve">Checking your analytics is important to do in addition to talking to your team members about your offline customers. Just focusing on your real-life customers may give you a good insight to the customers that step foot inside your store, but what if none of these people use social media? Using their demographics to plan your social media </w:t>
      </w:r>
      <w:r w:rsidR="00F9062E">
        <w:rPr>
          <w:rStyle w:val="None"/>
          <w:sz w:val="24"/>
          <w:szCs w:val="24"/>
          <w:lang w:val="en-US"/>
        </w:rPr>
        <w:t>strategy would</w:t>
      </w:r>
      <w:r>
        <w:rPr>
          <w:rStyle w:val="None"/>
          <w:sz w:val="24"/>
          <w:szCs w:val="24"/>
          <w:lang w:val="en-US"/>
        </w:rPr>
        <w:t xml:space="preserve"> be useless.</w:t>
      </w:r>
      <w:r w:rsidR="00F9062E">
        <w:rPr>
          <w:rStyle w:val="None"/>
          <w:sz w:val="24"/>
          <w:szCs w:val="24"/>
          <w:lang w:val="en-US"/>
        </w:rPr>
        <w:t xml:space="preserve"> </w:t>
      </w:r>
      <w:r>
        <w:rPr>
          <w:rStyle w:val="None"/>
          <w:sz w:val="24"/>
          <w:szCs w:val="24"/>
          <w:lang w:val="en-US"/>
        </w:rPr>
        <w:t>You want to make sure your social media strategy is aligned with your audience that is actually active on these platforms.</w:t>
      </w:r>
    </w:p>
    <w:p w14:paraId="22F380E3" w14:textId="77777777" w:rsidR="006122FE" w:rsidRDefault="006122FE">
      <w:pPr>
        <w:pStyle w:val="BodyA"/>
        <w:rPr>
          <w:rStyle w:val="NoneA"/>
          <w:sz w:val="24"/>
          <w:szCs w:val="24"/>
          <w:lang w:val="en-US"/>
        </w:rPr>
      </w:pPr>
    </w:p>
    <w:p w14:paraId="72A44B1F" w14:textId="77BE6734" w:rsidR="006122FE" w:rsidRDefault="00B35911">
      <w:pPr>
        <w:pStyle w:val="BodyA"/>
        <w:rPr>
          <w:rStyle w:val="None"/>
          <w:sz w:val="24"/>
          <w:szCs w:val="24"/>
          <w:lang w:val="en-US"/>
        </w:rPr>
      </w:pPr>
      <w:r>
        <w:rPr>
          <w:rStyle w:val="NoneA"/>
          <w:lang w:val="en-US"/>
        </w:rPr>
        <w:t xml:space="preserve">This is where using Google Analytics comes in handy. </w:t>
      </w:r>
      <w:r>
        <w:rPr>
          <w:rStyle w:val="None"/>
          <w:sz w:val="24"/>
          <w:szCs w:val="24"/>
          <w:lang w:val="en-US"/>
        </w:rPr>
        <w:t>Chances are if someone is browsing your website online, they will also be active on some form of social media channel. You want to choose your social media platforms based on the target audience that is actually active online.</w:t>
      </w:r>
    </w:p>
    <w:p w14:paraId="23E2C91E" w14:textId="77777777" w:rsidR="006122FE" w:rsidRDefault="006122FE">
      <w:pPr>
        <w:pStyle w:val="BodyA"/>
        <w:rPr>
          <w:rStyle w:val="NoneA"/>
          <w:sz w:val="24"/>
          <w:szCs w:val="24"/>
          <w:lang w:val="en-US"/>
        </w:rPr>
      </w:pPr>
    </w:p>
    <w:p w14:paraId="4E4A4A41" w14:textId="77777777" w:rsidR="006122FE" w:rsidRDefault="00B35911" w:rsidP="00471795">
      <w:pPr>
        <w:pStyle w:val="berschrift3"/>
        <w:rPr>
          <w:rStyle w:val="None"/>
          <w:b/>
          <w:bCs/>
        </w:rPr>
      </w:pPr>
      <w:r>
        <w:rPr>
          <w:rStyle w:val="None"/>
          <w:b/>
          <w:bCs/>
        </w:rPr>
        <w:t>3: Analyze Your Product or Service</w:t>
      </w:r>
    </w:p>
    <w:p w14:paraId="130F8EF6" w14:textId="77777777" w:rsidR="006122FE" w:rsidRDefault="00B35911">
      <w:pPr>
        <w:pStyle w:val="BodyA"/>
        <w:rPr>
          <w:rStyle w:val="None"/>
          <w:sz w:val="24"/>
          <w:szCs w:val="24"/>
          <w:lang w:val="en-US"/>
        </w:rPr>
      </w:pPr>
      <w:r>
        <w:rPr>
          <w:rStyle w:val="None"/>
          <w:sz w:val="24"/>
          <w:szCs w:val="24"/>
          <w:lang w:val="en-US"/>
        </w:rPr>
        <w:t>Your target customer can become self-explanatory by just simply looking at the product or service you are offering. Does your business sell a SaaS in a B2B market? LinkedIn may be your best bet.</w:t>
      </w:r>
    </w:p>
    <w:p w14:paraId="56EC23B2" w14:textId="77777777" w:rsidR="006122FE" w:rsidRDefault="006122FE">
      <w:pPr>
        <w:pStyle w:val="BodyA"/>
        <w:rPr>
          <w:rStyle w:val="NoneA"/>
          <w:sz w:val="24"/>
          <w:szCs w:val="24"/>
          <w:lang w:val="en-US"/>
        </w:rPr>
      </w:pPr>
    </w:p>
    <w:p w14:paraId="3C224393" w14:textId="77777777" w:rsidR="006122FE" w:rsidRDefault="00B35911">
      <w:pPr>
        <w:pStyle w:val="BodyA"/>
        <w:rPr>
          <w:rStyle w:val="None"/>
          <w:sz w:val="24"/>
          <w:szCs w:val="24"/>
          <w:lang w:val="en-US"/>
        </w:rPr>
      </w:pPr>
      <w:r>
        <w:rPr>
          <w:rStyle w:val="None"/>
          <w:sz w:val="24"/>
          <w:szCs w:val="24"/>
          <w:lang w:val="en-US"/>
        </w:rPr>
        <w:t>Or do you sell kids toys? Maybe a social media platform full of parents with young kids, such as Pinterest is better for you.</w:t>
      </w:r>
    </w:p>
    <w:p w14:paraId="09872510" w14:textId="77777777" w:rsidR="006122FE" w:rsidRDefault="006122FE">
      <w:pPr>
        <w:pStyle w:val="BodyA"/>
        <w:rPr>
          <w:rStyle w:val="NoneA"/>
          <w:sz w:val="24"/>
          <w:szCs w:val="24"/>
          <w:lang w:val="en-US"/>
        </w:rPr>
      </w:pPr>
    </w:p>
    <w:p w14:paraId="20A5954E" w14:textId="77777777" w:rsidR="006122FE" w:rsidRDefault="00B35911">
      <w:pPr>
        <w:pStyle w:val="BodyA"/>
        <w:rPr>
          <w:ins w:id="3" w:author="Liam Terrington" w:date="2020-12-05T23:01:00Z"/>
          <w:rStyle w:val="None"/>
          <w:sz w:val="24"/>
          <w:szCs w:val="24"/>
          <w:lang w:val="en-US"/>
        </w:rPr>
      </w:pPr>
      <w:r>
        <w:rPr>
          <w:rStyle w:val="None"/>
          <w:sz w:val="24"/>
          <w:szCs w:val="24"/>
          <w:lang w:val="en-US"/>
        </w:rPr>
        <w:t>Generally speaking, Facebook, Instagram, and Pinterest are best for e-commerce brands. LinkedIn is best for companies in the B2B market. TikTok, Snapchat, Instagram, and potentially Twitter are best for targeting those aged 16-24.</w:t>
      </w:r>
    </w:p>
    <w:p w14:paraId="0B5D978C" w14:textId="77777777" w:rsidR="006122FE" w:rsidRDefault="006122FE">
      <w:pPr>
        <w:pStyle w:val="BodyA"/>
        <w:rPr>
          <w:rStyle w:val="None"/>
          <w:lang w:val="en-US"/>
        </w:rPr>
      </w:pPr>
    </w:p>
    <w:p w14:paraId="208B90E8" w14:textId="5E8A3F15" w:rsidR="006122FE" w:rsidRPr="002A2457" w:rsidRDefault="00B35911">
      <w:pPr>
        <w:pStyle w:val="BodyA"/>
        <w:rPr>
          <w:rStyle w:val="None"/>
          <w:sz w:val="24"/>
          <w:szCs w:val="24"/>
          <w:lang w:val="en-IE"/>
        </w:rPr>
      </w:pPr>
      <w:r>
        <w:rPr>
          <w:rStyle w:val="None"/>
          <w:sz w:val="24"/>
          <w:szCs w:val="24"/>
          <w:lang w:val="en-US"/>
        </w:rPr>
        <w:t>Even if you</w:t>
      </w:r>
      <w:r>
        <w:rPr>
          <w:rStyle w:val="None"/>
          <w:sz w:val="24"/>
          <w:szCs w:val="24"/>
          <w:rtl/>
          <w:lang w:val="ar-SA"/>
        </w:rPr>
        <w:t>’</w:t>
      </w:r>
      <w:r>
        <w:rPr>
          <w:rStyle w:val="None"/>
          <w:sz w:val="24"/>
          <w:szCs w:val="24"/>
          <w:lang w:val="en-US"/>
        </w:rPr>
        <w:t>re a brand-new company, and don</w:t>
      </w:r>
      <w:r>
        <w:rPr>
          <w:rStyle w:val="None"/>
          <w:sz w:val="24"/>
          <w:szCs w:val="24"/>
          <w:rtl/>
          <w:lang w:val="ar-SA"/>
        </w:rPr>
        <w:t>’</w:t>
      </w:r>
      <w:r>
        <w:rPr>
          <w:rStyle w:val="None"/>
          <w:sz w:val="24"/>
          <w:szCs w:val="24"/>
          <w:lang w:val="en-US"/>
        </w:rPr>
        <w:t>t have any customers yet to base any information from, just look at your product and ask yourself what audience is going to be the most interested in this!</w:t>
      </w:r>
    </w:p>
    <w:p w14:paraId="2542CCDB" w14:textId="77777777" w:rsidR="006122FE" w:rsidRDefault="006122FE">
      <w:pPr>
        <w:pStyle w:val="BodyA"/>
        <w:rPr>
          <w:rStyle w:val="NoneA"/>
          <w:sz w:val="24"/>
          <w:szCs w:val="24"/>
          <w:lang w:val="en-US"/>
        </w:rPr>
      </w:pPr>
    </w:p>
    <w:p w14:paraId="0EB9A65C" w14:textId="77777777" w:rsidR="006122FE" w:rsidRDefault="00B35911" w:rsidP="00471795">
      <w:pPr>
        <w:pStyle w:val="berschrift2"/>
        <w:rPr>
          <w:rStyle w:val="None"/>
          <w:b/>
          <w:bCs/>
          <w:sz w:val="28"/>
          <w:szCs w:val="28"/>
        </w:rPr>
      </w:pPr>
      <w:r>
        <w:rPr>
          <w:rStyle w:val="None"/>
          <w:b/>
          <w:bCs/>
          <w:sz w:val="28"/>
          <w:szCs w:val="28"/>
        </w:rPr>
        <w:t>2: Content Strategy</w:t>
      </w:r>
    </w:p>
    <w:p w14:paraId="032FBEC3" w14:textId="77777777" w:rsidR="006122FE" w:rsidRDefault="006122FE">
      <w:pPr>
        <w:pStyle w:val="BodyA"/>
        <w:rPr>
          <w:rStyle w:val="NoneA"/>
          <w:sz w:val="24"/>
          <w:szCs w:val="24"/>
          <w:lang w:val="en-US"/>
        </w:rPr>
      </w:pPr>
    </w:p>
    <w:p w14:paraId="59B6002D" w14:textId="77777777" w:rsidR="006122FE" w:rsidRPr="002A2457" w:rsidRDefault="00B35911">
      <w:pPr>
        <w:pStyle w:val="BodyA"/>
        <w:rPr>
          <w:rStyle w:val="None"/>
          <w:sz w:val="24"/>
          <w:szCs w:val="24"/>
          <w:lang w:val="en-IE"/>
        </w:rPr>
      </w:pPr>
      <w:r>
        <w:rPr>
          <w:rStyle w:val="None"/>
          <w:sz w:val="24"/>
          <w:szCs w:val="24"/>
          <w:lang w:val="en-US"/>
        </w:rPr>
        <w:t>After you</w:t>
      </w:r>
      <w:r>
        <w:rPr>
          <w:rStyle w:val="None"/>
          <w:sz w:val="24"/>
          <w:szCs w:val="24"/>
          <w:rtl/>
          <w:lang w:val="ar-SA"/>
        </w:rPr>
        <w:t>’</w:t>
      </w:r>
      <w:r>
        <w:rPr>
          <w:rStyle w:val="None"/>
          <w:sz w:val="24"/>
          <w:szCs w:val="24"/>
          <w:lang w:val="en-US"/>
        </w:rPr>
        <w:t xml:space="preserve">ve completed the audience research, you also need to ask yourself </w:t>
      </w:r>
      <w:r>
        <w:rPr>
          <w:rStyle w:val="None"/>
          <w:sz w:val="24"/>
          <w:szCs w:val="24"/>
          <w:rtl/>
          <w:lang w:val="ar-SA"/>
        </w:rPr>
        <w:t>‘</w:t>
      </w:r>
      <w:r>
        <w:rPr>
          <w:rStyle w:val="None"/>
          <w:sz w:val="24"/>
          <w:szCs w:val="24"/>
          <w:lang w:val="en-US"/>
        </w:rPr>
        <w:t>what type of content am I aiming to put out?</w:t>
      </w:r>
      <w:r>
        <w:rPr>
          <w:rStyle w:val="None"/>
          <w:sz w:val="24"/>
          <w:szCs w:val="24"/>
          <w:rtl/>
          <w:lang w:val="ar-SA"/>
        </w:rPr>
        <w:t>’</w:t>
      </w:r>
      <w:r>
        <w:rPr>
          <w:rStyle w:val="None"/>
          <w:sz w:val="24"/>
          <w:szCs w:val="24"/>
          <w:lang w:val="en-US"/>
        </w:rPr>
        <w:t xml:space="preserve"> Is it going to be educational videos? Perhaps YouTube is your best bet, and then you could repurpose the videos for other channels such as TikTok and Facebook.</w:t>
      </w:r>
    </w:p>
    <w:p w14:paraId="3631A72D" w14:textId="77777777" w:rsidR="006122FE" w:rsidRDefault="006122FE">
      <w:pPr>
        <w:pStyle w:val="BodyA"/>
        <w:rPr>
          <w:rStyle w:val="NoneA"/>
          <w:sz w:val="24"/>
          <w:szCs w:val="24"/>
          <w:lang w:val="en-US"/>
        </w:rPr>
      </w:pPr>
    </w:p>
    <w:p w14:paraId="29E73840" w14:textId="77777777" w:rsidR="006122FE" w:rsidRDefault="00B35911">
      <w:pPr>
        <w:pStyle w:val="BodyA"/>
        <w:rPr>
          <w:rStyle w:val="None"/>
          <w:sz w:val="24"/>
          <w:szCs w:val="24"/>
          <w:lang w:val="en-US"/>
        </w:rPr>
      </w:pPr>
      <w:r>
        <w:rPr>
          <w:rStyle w:val="None"/>
          <w:sz w:val="24"/>
          <w:szCs w:val="24"/>
          <w:lang w:val="en-US"/>
        </w:rPr>
        <w:lastRenderedPageBreak/>
        <w:t>Or are you a funky restaurant that wants to put out fresh images of their amazing looking food? Head for a photo sharing app like Instagram.</w:t>
      </w:r>
    </w:p>
    <w:p w14:paraId="2665ACFE" w14:textId="77777777" w:rsidR="006122FE" w:rsidRDefault="006122FE">
      <w:pPr>
        <w:pStyle w:val="BodyA"/>
        <w:rPr>
          <w:rStyle w:val="NoneA"/>
          <w:sz w:val="24"/>
          <w:szCs w:val="24"/>
          <w:lang w:val="en-US"/>
        </w:rPr>
      </w:pPr>
    </w:p>
    <w:p w14:paraId="25AA5987" w14:textId="30C0DB34" w:rsidR="006122FE" w:rsidRDefault="00B35911">
      <w:pPr>
        <w:pStyle w:val="BodyA"/>
        <w:rPr>
          <w:rStyle w:val="None"/>
          <w:sz w:val="24"/>
          <w:szCs w:val="24"/>
          <w:lang w:val="en-US"/>
        </w:rPr>
      </w:pPr>
      <w:r>
        <w:rPr>
          <w:rStyle w:val="None"/>
          <w:sz w:val="24"/>
          <w:szCs w:val="24"/>
          <w:lang w:val="en-US"/>
        </w:rPr>
        <w:t>Here is a list of content you may be considering putting out:</w:t>
      </w:r>
    </w:p>
    <w:p w14:paraId="71A61EE6" w14:textId="77777777" w:rsidR="00D37F08" w:rsidRDefault="00D37F08">
      <w:pPr>
        <w:pStyle w:val="BodyA"/>
        <w:rPr>
          <w:rStyle w:val="None"/>
          <w:lang w:val="en-US"/>
        </w:rPr>
      </w:pPr>
    </w:p>
    <w:p w14:paraId="13394DF0" w14:textId="77777777" w:rsidR="006122FE" w:rsidRDefault="00B35911" w:rsidP="00491EDD">
      <w:pPr>
        <w:pStyle w:val="BodyA"/>
        <w:numPr>
          <w:ilvl w:val="0"/>
          <w:numId w:val="5"/>
        </w:numPr>
        <w:rPr>
          <w:sz w:val="24"/>
          <w:szCs w:val="24"/>
          <w:lang w:val="es-ES_tradnl"/>
        </w:rPr>
      </w:pPr>
      <w:r>
        <w:rPr>
          <w:rStyle w:val="None"/>
          <w:sz w:val="24"/>
          <w:szCs w:val="24"/>
          <w:lang w:val="es-ES_tradnl"/>
        </w:rPr>
        <w:t>Blogs</w:t>
      </w:r>
    </w:p>
    <w:p w14:paraId="186FA504" w14:textId="77777777" w:rsidR="006122FE" w:rsidRDefault="00B35911" w:rsidP="00491EDD">
      <w:pPr>
        <w:pStyle w:val="BodyA"/>
        <w:numPr>
          <w:ilvl w:val="0"/>
          <w:numId w:val="5"/>
        </w:numPr>
        <w:rPr>
          <w:sz w:val="24"/>
          <w:szCs w:val="24"/>
          <w:lang w:val="en-US"/>
        </w:rPr>
      </w:pPr>
      <w:r>
        <w:rPr>
          <w:rStyle w:val="None"/>
          <w:sz w:val="24"/>
          <w:szCs w:val="24"/>
          <w:lang w:val="en-US"/>
        </w:rPr>
        <w:t>Photos</w:t>
      </w:r>
    </w:p>
    <w:p w14:paraId="0E1A401B" w14:textId="77777777" w:rsidR="006122FE" w:rsidRDefault="00B35911" w:rsidP="00491EDD">
      <w:pPr>
        <w:pStyle w:val="BodyA"/>
        <w:numPr>
          <w:ilvl w:val="0"/>
          <w:numId w:val="5"/>
        </w:numPr>
        <w:rPr>
          <w:sz w:val="24"/>
          <w:szCs w:val="24"/>
        </w:rPr>
      </w:pPr>
      <w:r>
        <w:rPr>
          <w:rStyle w:val="NoneA"/>
          <w:sz w:val="24"/>
          <w:szCs w:val="24"/>
        </w:rPr>
        <w:t>Fun videos</w:t>
      </w:r>
    </w:p>
    <w:p w14:paraId="201A0162" w14:textId="77777777" w:rsidR="006122FE" w:rsidRDefault="00B35911" w:rsidP="00491EDD">
      <w:pPr>
        <w:pStyle w:val="BodyA"/>
        <w:numPr>
          <w:ilvl w:val="0"/>
          <w:numId w:val="5"/>
        </w:numPr>
        <w:rPr>
          <w:sz w:val="24"/>
          <w:szCs w:val="24"/>
          <w:lang w:val="en-US"/>
        </w:rPr>
      </w:pPr>
      <w:r>
        <w:rPr>
          <w:rStyle w:val="None"/>
          <w:sz w:val="24"/>
          <w:szCs w:val="24"/>
          <w:lang w:val="en-US"/>
        </w:rPr>
        <w:t>Educational videos</w:t>
      </w:r>
    </w:p>
    <w:p w14:paraId="20B3E193" w14:textId="77777777" w:rsidR="006122FE" w:rsidRDefault="00B35911" w:rsidP="00491EDD">
      <w:pPr>
        <w:pStyle w:val="BodyA"/>
        <w:numPr>
          <w:ilvl w:val="0"/>
          <w:numId w:val="5"/>
        </w:numPr>
        <w:rPr>
          <w:sz w:val="24"/>
          <w:szCs w:val="24"/>
          <w:lang w:val="en-US"/>
        </w:rPr>
      </w:pPr>
      <w:r>
        <w:rPr>
          <w:rStyle w:val="None"/>
          <w:sz w:val="24"/>
          <w:szCs w:val="24"/>
          <w:lang w:val="en-US"/>
        </w:rPr>
        <w:t>Infographics</w:t>
      </w:r>
    </w:p>
    <w:p w14:paraId="2FE17721" w14:textId="77777777" w:rsidR="006122FE" w:rsidRDefault="00B35911" w:rsidP="00491EDD">
      <w:pPr>
        <w:pStyle w:val="BodyA"/>
        <w:numPr>
          <w:ilvl w:val="0"/>
          <w:numId w:val="5"/>
        </w:numPr>
        <w:rPr>
          <w:sz w:val="24"/>
          <w:szCs w:val="24"/>
        </w:rPr>
      </w:pPr>
      <w:r>
        <w:rPr>
          <w:rStyle w:val="NoneA"/>
          <w:sz w:val="24"/>
          <w:szCs w:val="24"/>
        </w:rPr>
        <w:t>Case studies</w:t>
      </w:r>
    </w:p>
    <w:p w14:paraId="77A405B3" w14:textId="77777777" w:rsidR="006122FE" w:rsidRDefault="00B35911" w:rsidP="00491EDD">
      <w:pPr>
        <w:pStyle w:val="BodyA"/>
        <w:numPr>
          <w:ilvl w:val="0"/>
          <w:numId w:val="5"/>
        </w:numPr>
        <w:rPr>
          <w:sz w:val="24"/>
          <w:szCs w:val="24"/>
        </w:rPr>
      </w:pPr>
      <w:r>
        <w:rPr>
          <w:rStyle w:val="NoneA"/>
          <w:sz w:val="24"/>
          <w:szCs w:val="24"/>
        </w:rPr>
        <w:t>Memes</w:t>
      </w:r>
    </w:p>
    <w:p w14:paraId="6A7BA6A0" w14:textId="77777777" w:rsidR="006122FE" w:rsidRDefault="00B35911" w:rsidP="00491EDD">
      <w:pPr>
        <w:pStyle w:val="BodyA"/>
        <w:numPr>
          <w:ilvl w:val="0"/>
          <w:numId w:val="5"/>
        </w:numPr>
        <w:rPr>
          <w:sz w:val="24"/>
          <w:szCs w:val="24"/>
          <w:lang w:val="en-US"/>
        </w:rPr>
      </w:pPr>
      <w:r>
        <w:rPr>
          <w:rStyle w:val="None"/>
          <w:sz w:val="24"/>
          <w:szCs w:val="24"/>
          <w:lang w:val="en-US"/>
        </w:rPr>
        <w:t>Product reviews</w:t>
      </w:r>
    </w:p>
    <w:p w14:paraId="24B4390B" w14:textId="77777777" w:rsidR="006122FE" w:rsidRDefault="00B35911" w:rsidP="00491EDD">
      <w:pPr>
        <w:pStyle w:val="BodyA"/>
        <w:numPr>
          <w:ilvl w:val="0"/>
          <w:numId w:val="5"/>
        </w:numPr>
        <w:rPr>
          <w:sz w:val="24"/>
          <w:szCs w:val="24"/>
        </w:rPr>
      </w:pPr>
      <w:r>
        <w:rPr>
          <w:rStyle w:val="NoneA"/>
          <w:sz w:val="24"/>
          <w:szCs w:val="24"/>
        </w:rPr>
        <w:t>Live videos</w:t>
      </w:r>
    </w:p>
    <w:p w14:paraId="30FD2A92" w14:textId="77777777" w:rsidR="006122FE" w:rsidRDefault="00B35911" w:rsidP="00491EDD">
      <w:pPr>
        <w:pStyle w:val="BodyA"/>
        <w:numPr>
          <w:ilvl w:val="0"/>
          <w:numId w:val="5"/>
        </w:numPr>
        <w:rPr>
          <w:sz w:val="24"/>
          <w:szCs w:val="24"/>
        </w:rPr>
      </w:pPr>
      <w:r>
        <w:rPr>
          <w:rStyle w:val="NoneA"/>
          <w:sz w:val="24"/>
          <w:szCs w:val="24"/>
        </w:rPr>
        <w:t>Q&amp;As</w:t>
      </w:r>
    </w:p>
    <w:p w14:paraId="7B56F921" w14:textId="77777777" w:rsidR="006122FE" w:rsidRDefault="00B35911" w:rsidP="00491EDD">
      <w:pPr>
        <w:pStyle w:val="BodyA"/>
        <w:numPr>
          <w:ilvl w:val="0"/>
          <w:numId w:val="5"/>
        </w:numPr>
        <w:rPr>
          <w:sz w:val="24"/>
          <w:szCs w:val="24"/>
          <w:lang w:val="en-US"/>
        </w:rPr>
      </w:pPr>
      <w:r>
        <w:rPr>
          <w:rStyle w:val="None"/>
          <w:sz w:val="24"/>
          <w:szCs w:val="24"/>
          <w:lang w:val="en-US"/>
        </w:rPr>
        <w:t>Interviews</w:t>
      </w:r>
    </w:p>
    <w:p w14:paraId="52A05BE0" w14:textId="77777777" w:rsidR="006122FE" w:rsidRDefault="006122FE" w:rsidP="00B00CB9">
      <w:pPr>
        <w:pStyle w:val="BodyA"/>
        <w:ind w:left="720"/>
        <w:rPr>
          <w:sz w:val="24"/>
          <w:szCs w:val="24"/>
          <w:lang w:val="en-US"/>
        </w:rPr>
      </w:pPr>
    </w:p>
    <w:p w14:paraId="6CF18800" w14:textId="77777777" w:rsidR="006122FE" w:rsidRDefault="00B35911">
      <w:pPr>
        <w:pStyle w:val="BodyA"/>
        <w:rPr>
          <w:rStyle w:val="None"/>
          <w:sz w:val="24"/>
          <w:szCs w:val="24"/>
          <w:lang w:val="en-US"/>
        </w:rPr>
      </w:pPr>
      <w:r>
        <w:rPr>
          <w:rStyle w:val="None"/>
          <w:sz w:val="24"/>
          <w:szCs w:val="24"/>
          <w:lang w:val="en-US"/>
        </w:rPr>
        <w:t>You can already see from this list that there are many different types of content that you may consider sharing with your audience. Some social media channels will suit certain types of content more than others.</w:t>
      </w:r>
    </w:p>
    <w:p w14:paraId="08FB49DC" w14:textId="77777777" w:rsidR="006122FE" w:rsidRDefault="006122FE">
      <w:pPr>
        <w:pStyle w:val="BodyA"/>
        <w:rPr>
          <w:rStyle w:val="NoneA"/>
          <w:sz w:val="24"/>
          <w:szCs w:val="24"/>
          <w:lang w:val="en-US"/>
        </w:rPr>
      </w:pPr>
    </w:p>
    <w:p w14:paraId="2B4D3917" w14:textId="77777777" w:rsidR="006122FE" w:rsidRPr="002A2457" w:rsidRDefault="00B35911">
      <w:pPr>
        <w:pStyle w:val="BodyA"/>
        <w:rPr>
          <w:rStyle w:val="None"/>
          <w:sz w:val="24"/>
          <w:szCs w:val="24"/>
          <w:lang w:val="en-IE"/>
        </w:rPr>
      </w:pPr>
      <w:r>
        <w:rPr>
          <w:rStyle w:val="None"/>
          <w:sz w:val="24"/>
          <w:szCs w:val="24"/>
          <w:lang w:val="en-US"/>
        </w:rPr>
        <w:t>For example, if you</w:t>
      </w:r>
      <w:r>
        <w:rPr>
          <w:rStyle w:val="None"/>
          <w:sz w:val="24"/>
          <w:szCs w:val="24"/>
          <w:rtl/>
          <w:lang w:val="ar-SA"/>
        </w:rPr>
        <w:t>’</w:t>
      </w:r>
      <w:r>
        <w:rPr>
          <w:rStyle w:val="None"/>
          <w:sz w:val="24"/>
          <w:szCs w:val="24"/>
          <w:lang w:val="en-US"/>
        </w:rPr>
        <w:t>re going to focus on memes, you</w:t>
      </w:r>
      <w:r>
        <w:rPr>
          <w:rStyle w:val="None"/>
          <w:sz w:val="24"/>
          <w:szCs w:val="24"/>
          <w:rtl/>
          <w:lang w:val="ar-SA"/>
        </w:rPr>
        <w:t>’</w:t>
      </w:r>
      <w:r>
        <w:rPr>
          <w:rStyle w:val="None"/>
          <w:sz w:val="24"/>
          <w:szCs w:val="24"/>
          <w:lang w:val="en-US"/>
        </w:rPr>
        <w:t>d be best sticking to Instagram and Twitter, and avoiding LinkedIn. This is because LinkedIn is used by business professionals, who don</w:t>
      </w:r>
      <w:r>
        <w:rPr>
          <w:rStyle w:val="None"/>
          <w:sz w:val="24"/>
          <w:szCs w:val="24"/>
          <w:rtl/>
          <w:lang w:val="ar-SA"/>
        </w:rPr>
        <w:t>’</w:t>
      </w:r>
      <w:r>
        <w:rPr>
          <w:rStyle w:val="None"/>
          <w:sz w:val="24"/>
          <w:szCs w:val="24"/>
          <w:lang w:val="en-US"/>
        </w:rPr>
        <w:t>t use the app to see memes. If these professionals do want some entertainment during their lunch break, they</w:t>
      </w:r>
      <w:r>
        <w:rPr>
          <w:rStyle w:val="None"/>
          <w:sz w:val="24"/>
          <w:szCs w:val="24"/>
          <w:rtl/>
          <w:lang w:val="ar-SA"/>
        </w:rPr>
        <w:t>’</w:t>
      </w:r>
      <w:r>
        <w:rPr>
          <w:rStyle w:val="None"/>
          <w:sz w:val="24"/>
          <w:szCs w:val="24"/>
          <w:lang w:val="en-US"/>
        </w:rPr>
        <w:t>ll launch Instagram or Twitter instead.</w:t>
      </w:r>
    </w:p>
    <w:p w14:paraId="4C93FBB9" w14:textId="77777777" w:rsidR="006122FE" w:rsidRDefault="006122FE">
      <w:pPr>
        <w:pStyle w:val="BodyA"/>
        <w:rPr>
          <w:rStyle w:val="NoneA"/>
          <w:sz w:val="24"/>
          <w:szCs w:val="24"/>
          <w:lang w:val="en-US"/>
        </w:rPr>
      </w:pPr>
    </w:p>
    <w:p w14:paraId="642CD646" w14:textId="77777777" w:rsidR="006122FE" w:rsidRDefault="00B35911">
      <w:pPr>
        <w:pStyle w:val="BodyA"/>
        <w:rPr>
          <w:rStyle w:val="None"/>
          <w:sz w:val="24"/>
          <w:szCs w:val="24"/>
          <w:lang w:val="en-US"/>
        </w:rPr>
      </w:pPr>
      <w:r>
        <w:rPr>
          <w:rStyle w:val="None"/>
          <w:sz w:val="24"/>
          <w:szCs w:val="24"/>
          <w:lang w:val="en-US"/>
        </w:rPr>
        <w:t>On the contrary, if you are going to be creating interviews, Q&amp;As, and other insightful content, LinkedIn may be a great platform for you. This is because users of LinkedIn use the app to help them progress professionally.</w:t>
      </w:r>
    </w:p>
    <w:p w14:paraId="2725351D" w14:textId="77777777" w:rsidR="006122FE" w:rsidRDefault="006122FE">
      <w:pPr>
        <w:pStyle w:val="BodyA"/>
        <w:rPr>
          <w:rStyle w:val="NoneA"/>
          <w:sz w:val="24"/>
          <w:szCs w:val="24"/>
          <w:lang w:val="en-US"/>
        </w:rPr>
      </w:pPr>
    </w:p>
    <w:p w14:paraId="597372C6" w14:textId="77777777" w:rsidR="006122FE" w:rsidRPr="002A2457" w:rsidRDefault="00B35911">
      <w:pPr>
        <w:pStyle w:val="BodyA"/>
        <w:rPr>
          <w:rStyle w:val="None"/>
          <w:sz w:val="24"/>
          <w:szCs w:val="24"/>
          <w:lang w:val="en-IE"/>
        </w:rPr>
      </w:pPr>
      <w:r>
        <w:rPr>
          <w:rStyle w:val="None"/>
          <w:sz w:val="24"/>
          <w:szCs w:val="24"/>
          <w:lang w:val="en-US"/>
        </w:rPr>
        <w:t xml:space="preserve">Along with your content strategy, you should also think </w:t>
      </w:r>
      <w:r>
        <w:rPr>
          <w:rStyle w:val="None"/>
          <w:sz w:val="24"/>
          <w:szCs w:val="24"/>
          <w:rtl/>
          <w:lang w:val="ar-SA"/>
        </w:rPr>
        <w:t>‘</w:t>
      </w:r>
      <w:r>
        <w:rPr>
          <w:rStyle w:val="None"/>
          <w:sz w:val="24"/>
          <w:szCs w:val="24"/>
          <w:lang w:val="en-US"/>
        </w:rPr>
        <w:t>what purpose am I using social media for?</w:t>
      </w:r>
      <w:r>
        <w:rPr>
          <w:rStyle w:val="None"/>
          <w:sz w:val="24"/>
          <w:szCs w:val="24"/>
          <w:rtl/>
          <w:lang w:val="ar-SA"/>
        </w:rPr>
        <w:t xml:space="preserve">’ </w:t>
      </w:r>
      <w:r>
        <w:rPr>
          <w:rStyle w:val="None"/>
          <w:sz w:val="24"/>
          <w:szCs w:val="24"/>
          <w:lang w:val="en-US"/>
        </w:rPr>
        <w:t>Is it to entertain? To build a personal brand? To build your blog traffic? To get more customers for your new start-up?</w:t>
      </w:r>
    </w:p>
    <w:p w14:paraId="3D06FC95" w14:textId="77777777" w:rsidR="006122FE" w:rsidRDefault="006122FE">
      <w:pPr>
        <w:pStyle w:val="BodyA"/>
        <w:rPr>
          <w:rStyle w:val="NoneA"/>
          <w:sz w:val="24"/>
          <w:szCs w:val="24"/>
          <w:lang w:val="en-US"/>
        </w:rPr>
      </w:pPr>
    </w:p>
    <w:p w14:paraId="5014B41F" w14:textId="77777777" w:rsidR="006122FE" w:rsidRDefault="00B35911">
      <w:pPr>
        <w:pStyle w:val="BodyA"/>
        <w:rPr>
          <w:rStyle w:val="None"/>
          <w:sz w:val="24"/>
          <w:szCs w:val="24"/>
          <w:lang w:val="en-US"/>
        </w:rPr>
      </w:pPr>
      <w:r>
        <w:rPr>
          <w:rStyle w:val="None"/>
          <w:sz w:val="24"/>
          <w:szCs w:val="24"/>
          <w:lang w:val="en-US"/>
        </w:rPr>
        <w:t>Answering all these questions is vital before selecting which social media platforms to execute your content strategy on. We’d recommend differentiating content slightly based on the social media channels you are using. This is because, as mentioned, they may have slightly different audiences that like to see slightly different types of content.</w:t>
      </w:r>
    </w:p>
    <w:p w14:paraId="454EFADA" w14:textId="77777777" w:rsidR="006122FE" w:rsidRDefault="006122FE">
      <w:pPr>
        <w:pStyle w:val="BodyA"/>
        <w:rPr>
          <w:rStyle w:val="NoneA"/>
          <w:sz w:val="24"/>
          <w:szCs w:val="24"/>
          <w:lang w:val="en-US"/>
        </w:rPr>
      </w:pPr>
    </w:p>
    <w:p w14:paraId="01FA6520" w14:textId="77777777" w:rsidR="006122FE" w:rsidRDefault="00B35911">
      <w:pPr>
        <w:pStyle w:val="BodyA"/>
        <w:rPr>
          <w:rStyle w:val="None"/>
          <w:sz w:val="24"/>
          <w:szCs w:val="24"/>
          <w:lang w:val="en-US"/>
        </w:rPr>
      </w:pPr>
      <w:r>
        <w:rPr>
          <w:rStyle w:val="None"/>
          <w:sz w:val="24"/>
          <w:szCs w:val="24"/>
          <w:lang w:val="en-US"/>
        </w:rPr>
        <w:lastRenderedPageBreak/>
        <w:t>For example, someone on TikTok is looking for a short, to-the-point video whereas someone on YouTube may be looking for a longer, more in-depth video.</w:t>
      </w:r>
    </w:p>
    <w:p w14:paraId="7E062DA0" w14:textId="77777777" w:rsidR="006122FE" w:rsidRDefault="006122FE">
      <w:pPr>
        <w:pStyle w:val="BodyA"/>
        <w:rPr>
          <w:rStyle w:val="NoneA"/>
          <w:sz w:val="24"/>
          <w:szCs w:val="24"/>
          <w:lang w:val="en-US"/>
        </w:rPr>
      </w:pPr>
    </w:p>
    <w:p w14:paraId="4E114B63" w14:textId="77777777" w:rsidR="006122FE" w:rsidRDefault="00B35911">
      <w:pPr>
        <w:pStyle w:val="BodyA"/>
        <w:rPr>
          <w:rStyle w:val="None"/>
          <w:color w:val="FF0000"/>
          <w:sz w:val="24"/>
          <w:szCs w:val="24"/>
          <w:u w:color="FF0000"/>
          <w:lang w:val="en-US"/>
        </w:rPr>
      </w:pPr>
      <w:r>
        <w:rPr>
          <w:rStyle w:val="None"/>
          <w:sz w:val="24"/>
          <w:szCs w:val="24"/>
          <w:lang w:val="en-US"/>
        </w:rPr>
        <w:t>A great tip is to use the content for social channels and transcribe it into blog posts for your website to help boost your organic rankings in the search engines. Another great idea is to do some keyword research on the topics you are planning to write about. This will give you an idea of what’s most sought with your audience and how competitive those content areas are.</w:t>
      </w:r>
    </w:p>
    <w:p w14:paraId="0885F3E7" w14:textId="77777777" w:rsidR="006122FE" w:rsidRDefault="006122FE">
      <w:pPr>
        <w:pStyle w:val="BodyA"/>
        <w:rPr>
          <w:rStyle w:val="NoneA"/>
          <w:sz w:val="24"/>
          <w:szCs w:val="24"/>
          <w:lang w:val="en-US"/>
        </w:rPr>
      </w:pPr>
    </w:p>
    <w:p w14:paraId="15EA9DB7" w14:textId="77777777" w:rsidR="006122FE" w:rsidRDefault="00B35911" w:rsidP="00471795">
      <w:pPr>
        <w:pStyle w:val="berschrift2"/>
        <w:rPr>
          <w:rStyle w:val="None"/>
          <w:b/>
          <w:bCs/>
          <w:sz w:val="32"/>
          <w:szCs w:val="32"/>
        </w:rPr>
      </w:pPr>
      <w:r>
        <w:rPr>
          <w:rStyle w:val="None"/>
          <w:b/>
          <w:bCs/>
          <w:sz w:val="32"/>
          <w:szCs w:val="32"/>
        </w:rPr>
        <w:t>Choosing Your Social Media Platforms</w:t>
      </w:r>
    </w:p>
    <w:p w14:paraId="64B1432E" w14:textId="77777777" w:rsidR="006122FE" w:rsidRDefault="006122FE">
      <w:pPr>
        <w:pStyle w:val="BodyA"/>
        <w:rPr>
          <w:rStyle w:val="None"/>
          <w:b/>
          <w:bCs/>
          <w:sz w:val="32"/>
          <w:szCs w:val="32"/>
          <w:lang w:val="en-US"/>
        </w:rPr>
      </w:pPr>
    </w:p>
    <w:p w14:paraId="7F6B2368" w14:textId="77777777" w:rsidR="006122FE" w:rsidRPr="002A2457" w:rsidRDefault="00B35911">
      <w:pPr>
        <w:pStyle w:val="BodyA"/>
        <w:rPr>
          <w:rStyle w:val="None"/>
          <w:sz w:val="24"/>
          <w:szCs w:val="24"/>
          <w:lang w:val="en-IE"/>
        </w:rPr>
      </w:pPr>
      <w:r>
        <w:rPr>
          <w:rStyle w:val="None"/>
          <w:sz w:val="24"/>
          <w:szCs w:val="24"/>
          <w:lang w:val="en-US"/>
        </w:rPr>
        <w:t>Now you should know what demographic your target audience is and have your content strategy at the front of your mind, so it</w:t>
      </w:r>
      <w:r>
        <w:rPr>
          <w:rStyle w:val="None"/>
          <w:sz w:val="24"/>
          <w:szCs w:val="24"/>
          <w:rtl/>
          <w:lang w:val="ar-SA"/>
        </w:rPr>
        <w:t>’</w:t>
      </w:r>
      <w:r>
        <w:rPr>
          <w:rStyle w:val="None"/>
          <w:sz w:val="24"/>
          <w:szCs w:val="24"/>
          <w:lang w:val="en-US"/>
        </w:rPr>
        <w:t>s time to choose the right social media platforms to begin sharing your content on.</w:t>
      </w:r>
    </w:p>
    <w:p w14:paraId="4C3A5BF8" w14:textId="77777777" w:rsidR="006122FE" w:rsidRDefault="006122FE">
      <w:pPr>
        <w:pStyle w:val="BodyA"/>
        <w:rPr>
          <w:rStyle w:val="NoneA"/>
          <w:sz w:val="24"/>
          <w:szCs w:val="24"/>
          <w:lang w:val="en-US"/>
        </w:rPr>
      </w:pPr>
    </w:p>
    <w:p w14:paraId="75E7176D" w14:textId="77777777" w:rsidR="006122FE" w:rsidRDefault="00B35911">
      <w:pPr>
        <w:pStyle w:val="BodyA"/>
        <w:rPr>
          <w:rStyle w:val="None"/>
          <w:sz w:val="24"/>
          <w:szCs w:val="24"/>
          <w:lang w:val="en-US"/>
        </w:rPr>
      </w:pPr>
      <w:r>
        <w:rPr>
          <w:rStyle w:val="None"/>
          <w:sz w:val="24"/>
          <w:szCs w:val="24"/>
          <w:lang w:val="en-US"/>
        </w:rPr>
        <w:t>For a rundown of the top 8 social media platforms, and how your business can use them, read our in-depth guide here. Use this guide, along with the customer and product research you completed in step 2, to help gauge your social media strategy.</w:t>
      </w:r>
    </w:p>
    <w:p w14:paraId="3D7AA4BD" w14:textId="77777777" w:rsidR="006122FE" w:rsidRDefault="006122FE">
      <w:pPr>
        <w:pStyle w:val="BodyA"/>
        <w:rPr>
          <w:rStyle w:val="NoneA"/>
          <w:sz w:val="24"/>
          <w:szCs w:val="24"/>
          <w:lang w:val="en-US"/>
        </w:rPr>
      </w:pPr>
    </w:p>
    <w:p w14:paraId="250EAF1E" w14:textId="77777777" w:rsidR="006122FE" w:rsidRPr="002A2457" w:rsidRDefault="00B35911">
      <w:pPr>
        <w:pStyle w:val="BodyA"/>
        <w:rPr>
          <w:rStyle w:val="None"/>
          <w:sz w:val="24"/>
          <w:szCs w:val="24"/>
          <w:lang w:val="en-IE"/>
        </w:rPr>
      </w:pPr>
      <w:r>
        <w:rPr>
          <w:rStyle w:val="None"/>
          <w:sz w:val="24"/>
          <w:szCs w:val="24"/>
          <w:lang w:val="en-US"/>
        </w:rPr>
        <w:t>Remember that social media isn</w:t>
      </w:r>
      <w:r>
        <w:rPr>
          <w:rStyle w:val="None"/>
          <w:sz w:val="24"/>
          <w:szCs w:val="24"/>
          <w:rtl/>
          <w:lang w:val="ar-SA"/>
        </w:rPr>
        <w:t>’</w:t>
      </w:r>
      <w:r>
        <w:rPr>
          <w:rStyle w:val="None"/>
          <w:sz w:val="24"/>
          <w:szCs w:val="24"/>
          <w:lang w:val="en-US"/>
        </w:rPr>
        <w:t>t about shouting your brand's name everywhere. It</w:t>
      </w:r>
      <w:r>
        <w:rPr>
          <w:rStyle w:val="None"/>
          <w:sz w:val="24"/>
          <w:szCs w:val="24"/>
          <w:rtl/>
          <w:lang w:val="ar-SA"/>
        </w:rPr>
        <w:t>’</w:t>
      </w:r>
      <w:r>
        <w:rPr>
          <w:rStyle w:val="None"/>
          <w:sz w:val="24"/>
          <w:szCs w:val="24"/>
          <w:lang w:val="en-US"/>
        </w:rPr>
        <w:t>s about choosing the right audience to build a relationship with.</w:t>
      </w:r>
    </w:p>
    <w:p w14:paraId="3F60DE2D" w14:textId="77777777" w:rsidR="006122FE" w:rsidRDefault="006122FE">
      <w:pPr>
        <w:pStyle w:val="BodyA"/>
        <w:rPr>
          <w:rStyle w:val="NoneA"/>
          <w:sz w:val="24"/>
          <w:szCs w:val="24"/>
          <w:lang w:val="en-US"/>
        </w:rPr>
      </w:pPr>
    </w:p>
    <w:p w14:paraId="02383ABE" w14:textId="77777777" w:rsidR="006122FE" w:rsidRDefault="00B35911" w:rsidP="00471795">
      <w:pPr>
        <w:pStyle w:val="berschrift2"/>
        <w:rPr>
          <w:rStyle w:val="None"/>
          <w:b/>
          <w:bCs/>
          <w:sz w:val="32"/>
          <w:szCs w:val="32"/>
        </w:rPr>
      </w:pPr>
      <w:r>
        <w:rPr>
          <w:rStyle w:val="None"/>
          <w:b/>
          <w:bCs/>
          <w:sz w:val="32"/>
          <w:szCs w:val="32"/>
        </w:rPr>
        <w:t>How to Use Social Media</w:t>
      </w:r>
    </w:p>
    <w:p w14:paraId="42324F0F" w14:textId="77777777" w:rsidR="006122FE" w:rsidRDefault="006122FE">
      <w:pPr>
        <w:pStyle w:val="BodyA"/>
        <w:rPr>
          <w:rStyle w:val="None"/>
          <w:b/>
          <w:bCs/>
          <w:sz w:val="32"/>
          <w:szCs w:val="32"/>
          <w:lang w:val="en-US"/>
        </w:rPr>
      </w:pPr>
    </w:p>
    <w:p w14:paraId="1F0FC998" w14:textId="77777777" w:rsidR="006122FE" w:rsidRDefault="00B35911">
      <w:pPr>
        <w:pStyle w:val="BodyA"/>
        <w:rPr>
          <w:rStyle w:val="None"/>
          <w:sz w:val="24"/>
          <w:szCs w:val="24"/>
          <w:lang w:val="en-US"/>
        </w:rPr>
      </w:pPr>
      <w:r>
        <w:rPr>
          <w:rStyle w:val="None"/>
          <w:sz w:val="24"/>
          <w:szCs w:val="24"/>
          <w:lang w:val="en-US"/>
        </w:rPr>
        <w:t>This will depend on the platforms you are using, but as a general rule of thumb, here are the four benefits of using social media for your business.</w:t>
      </w:r>
    </w:p>
    <w:p w14:paraId="3BB5A037" w14:textId="77777777" w:rsidR="006122FE" w:rsidRDefault="006122FE">
      <w:pPr>
        <w:pStyle w:val="BodyA"/>
        <w:rPr>
          <w:rStyle w:val="NoneA"/>
          <w:sz w:val="24"/>
          <w:szCs w:val="24"/>
          <w:lang w:val="en-US"/>
        </w:rPr>
      </w:pPr>
    </w:p>
    <w:p w14:paraId="41D02935" w14:textId="77777777" w:rsidR="006122FE" w:rsidRDefault="00B35911" w:rsidP="00471795">
      <w:pPr>
        <w:pStyle w:val="berschrift3"/>
      </w:pPr>
      <w:r>
        <w:rPr>
          <w:rStyle w:val="None"/>
          <w:b/>
          <w:bCs/>
        </w:rPr>
        <w:t>To Expand Your Audience</w:t>
      </w:r>
    </w:p>
    <w:p w14:paraId="69C9BE2D" w14:textId="77777777" w:rsidR="006122FE" w:rsidRPr="002A2457" w:rsidRDefault="00B35911">
      <w:pPr>
        <w:pStyle w:val="BodyA"/>
        <w:rPr>
          <w:rStyle w:val="None"/>
          <w:sz w:val="24"/>
          <w:szCs w:val="24"/>
          <w:lang w:val="en-IE"/>
        </w:rPr>
      </w:pPr>
      <w:r>
        <w:rPr>
          <w:rStyle w:val="None"/>
          <w:sz w:val="24"/>
          <w:szCs w:val="24"/>
          <w:lang w:val="en-US"/>
        </w:rPr>
        <w:t xml:space="preserve">The first and most obvious reason that brands use social media for is to expand their audience. The most sustainable way to achieve this is simply by </w:t>
      </w:r>
      <w:r>
        <w:rPr>
          <w:rStyle w:val="None"/>
          <w:b/>
          <w:bCs/>
          <w:sz w:val="24"/>
          <w:szCs w:val="24"/>
          <w:lang w:val="en-US"/>
        </w:rPr>
        <w:t>consistently</w:t>
      </w:r>
      <w:r>
        <w:rPr>
          <w:rStyle w:val="None"/>
          <w:sz w:val="24"/>
          <w:szCs w:val="24"/>
          <w:lang w:val="en-US"/>
        </w:rPr>
        <w:t xml:space="preserve"> putting out </w:t>
      </w:r>
      <w:r>
        <w:rPr>
          <w:rStyle w:val="None"/>
          <w:b/>
          <w:bCs/>
          <w:sz w:val="24"/>
          <w:szCs w:val="24"/>
          <w:lang w:val="en-US"/>
        </w:rPr>
        <w:t>high-quality</w:t>
      </w:r>
      <w:r w:rsidRPr="00F65286">
        <w:rPr>
          <w:rStyle w:val="None"/>
          <w:sz w:val="24"/>
          <w:szCs w:val="24"/>
          <w:lang w:val="en-IE"/>
        </w:rPr>
        <w:t xml:space="preserve"> content. </w:t>
      </w:r>
    </w:p>
    <w:p w14:paraId="7B91C213" w14:textId="77777777" w:rsidR="006122FE" w:rsidRDefault="006122FE">
      <w:pPr>
        <w:pStyle w:val="BodyA"/>
        <w:rPr>
          <w:rStyle w:val="NoneA"/>
          <w:sz w:val="24"/>
          <w:szCs w:val="24"/>
          <w:lang w:val="en-US"/>
        </w:rPr>
      </w:pPr>
    </w:p>
    <w:p w14:paraId="21CF4B2A" w14:textId="53E38753" w:rsidR="006122FE" w:rsidRDefault="00B35911">
      <w:pPr>
        <w:pStyle w:val="BodyA"/>
        <w:rPr>
          <w:rStyle w:val="None"/>
          <w:sz w:val="24"/>
          <w:szCs w:val="24"/>
          <w:lang w:val="en-US"/>
        </w:rPr>
      </w:pPr>
      <w:r>
        <w:rPr>
          <w:rStyle w:val="None"/>
          <w:sz w:val="24"/>
          <w:szCs w:val="24"/>
          <w:lang w:val="en-US"/>
        </w:rPr>
        <w:t xml:space="preserve">If you are stripped of time and resources, and you are struggling to produce the content needed, one thing you can do is make a long form piece of </w:t>
      </w:r>
      <w:r w:rsidR="00F9062E">
        <w:rPr>
          <w:rStyle w:val="None"/>
          <w:sz w:val="24"/>
          <w:szCs w:val="24"/>
          <w:lang w:val="en-US"/>
        </w:rPr>
        <w:t>content and</w:t>
      </w:r>
      <w:r>
        <w:rPr>
          <w:rStyle w:val="None"/>
          <w:sz w:val="24"/>
          <w:szCs w:val="24"/>
          <w:lang w:val="en-US"/>
        </w:rPr>
        <w:t xml:space="preserve"> repurpose it into different formats for different social media channels. For example, you could make a 20-minute-long YouTube video, and that video could be cut down into multiple shorter videos that can be distributed through TikTok, Instagram, LinkedIn, Facebook, etc.</w:t>
      </w:r>
    </w:p>
    <w:p w14:paraId="28835244" w14:textId="77777777" w:rsidR="006122FE" w:rsidRDefault="006122FE">
      <w:pPr>
        <w:pStyle w:val="BodyA"/>
        <w:rPr>
          <w:rStyle w:val="NoneA"/>
          <w:sz w:val="24"/>
          <w:szCs w:val="24"/>
          <w:lang w:val="en-US"/>
        </w:rPr>
      </w:pPr>
    </w:p>
    <w:p w14:paraId="50F7C388" w14:textId="77777777" w:rsidR="006122FE" w:rsidRDefault="00B35911">
      <w:pPr>
        <w:pStyle w:val="BodyA"/>
        <w:rPr>
          <w:rStyle w:val="None"/>
          <w:sz w:val="24"/>
          <w:szCs w:val="24"/>
          <w:lang w:val="en-US"/>
        </w:rPr>
      </w:pPr>
      <w:r>
        <w:rPr>
          <w:rStyle w:val="None"/>
          <w:sz w:val="24"/>
          <w:szCs w:val="24"/>
          <w:lang w:val="en-US"/>
        </w:rPr>
        <w:lastRenderedPageBreak/>
        <w:t>Your main aim should simply be to focus on putting out content every day. The consistency will not only be favorable to the algorithms of these platforms, but also will help you expand your audience. The more content you put out, the more people will see it, the more shares it will get, and the more followers you will attract.</w:t>
      </w:r>
    </w:p>
    <w:p w14:paraId="4C152786" w14:textId="77777777" w:rsidR="006122FE" w:rsidRDefault="006122FE">
      <w:pPr>
        <w:pStyle w:val="BodyA"/>
        <w:rPr>
          <w:rStyle w:val="None"/>
          <w:b/>
          <w:bCs/>
          <w:sz w:val="24"/>
          <w:szCs w:val="24"/>
          <w:lang w:val="en-US"/>
        </w:rPr>
      </w:pPr>
    </w:p>
    <w:p w14:paraId="629A27D4" w14:textId="77777777" w:rsidR="006122FE" w:rsidRDefault="006122FE">
      <w:pPr>
        <w:pStyle w:val="BodyA"/>
        <w:rPr>
          <w:rStyle w:val="None"/>
          <w:b/>
          <w:bCs/>
          <w:sz w:val="24"/>
          <w:szCs w:val="24"/>
          <w:lang w:val="en-US"/>
        </w:rPr>
      </w:pPr>
    </w:p>
    <w:p w14:paraId="4EF6DC49" w14:textId="77777777" w:rsidR="006122FE" w:rsidRDefault="006122FE">
      <w:pPr>
        <w:pStyle w:val="BodyA"/>
        <w:rPr>
          <w:rStyle w:val="None"/>
          <w:b/>
          <w:bCs/>
          <w:sz w:val="24"/>
          <w:szCs w:val="24"/>
          <w:lang w:val="en-US"/>
        </w:rPr>
      </w:pPr>
    </w:p>
    <w:p w14:paraId="6F6DC86A" w14:textId="77777777" w:rsidR="006122FE" w:rsidRDefault="00B35911" w:rsidP="00471795">
      <w:pPr>
        <w:pStyle w:val="berschrift3"/>
      </w:pPr>
      <w:r>
        <w:rPr>
          <w:rStyle w:val="None"/>
          <w:b/>
          <w:bCs/>
        </w:rPr>
        <w:t>To Build Relationships with Your Customers</w:t>
      </w:r>
    </w:p>
    <w:p w14:paraId="61AE79ED" w14:textId="77777777" w:rsidR="006122FE" w:rsidRDefault="00B35911">
      <w:pPr>
        <w:pStyle w:val="BodyA"/>
        <w:rPr>
          <w:rStyle w:val="None"/>
          <w:sz w:val="24"/>
          <w:szCs w:val="24"/>
          <w:lang w:val="en-US"/>
        </w:rPr>
      </w:pPr>
      <w:r>
        <w:rPr>
          <w:rStyle w:val="None"/>
          <w:sz w:val="24"/>
          <w:szCs w:val="24"/>
          <w:lang w:val="en-US"/>
        </w:rPr>
        <w:t xml:space="preserve">Using social media to engage with your audience is key to building business success. </w:t>
      </w:r>
    </w:p>
    <w:p w14:paraId="7D8856D4" w14:textId="77777777" w:rsidR="006122FE" w:rsidRDefault="006122FE">
      <w:pPr>
        <w:pStyle w:val="BodyA"/>
        <w:rPr>
          <w:rStyle w:val="NoneA"/>
          <w:sz w:val="24"/>
          <w:szCs w:val="24"/>
          <w:lang w:val="en-US"/>
        </w:rPr>
      </w:pPr>
    </w:p>
    <w:p w14:paraId="72780C22" w14:textId="77777777" w:rsidR="006122FE" w:rsidRDefault="00B35911">
      <w:pPr>
        <w:pStyle w:val="BodyA"/>
        <w:rPr>
          <w:rStyle w:val="None"/>
          <w:sz w:val="24"/>
          <w:szCs w:val="24"/>
          <w:lang w:val="en-US"/>
        </w:rPr>
      </w:pPr>
      <w:r>
        <w:rPr>
          <w:rStyle w:val="None"/>
          <w:sz w:val="24"/>
          <w:szCs w:val="24"/>
          <w:lang w:val="en-US"/>
        </w:rPr>
        <w:t xml:space="preserve">Customers spend </w:t>
      </w:r>
      <w:commentRangeStart w:id="4"/>
      <w:r w:rsidR="0008282C">
        <w:fldChar w:fldCharType="begin"/>
      </w:r>
      <w:r w:rsidR="0008282C" w:rsidRPr="00F65286">
        <w:rPr>
          <w:lang w:val="en-IE"/>
        </w:rPr>
        <w:instrText xml:space="preserve"> HYPERLINK "https://www.bain.com/insights/putting-social-media-to-work/" </w:instrText>
      </w:r>
      <w:r w:rsidR="0008282C">
        <w:fldChar w:fldCharType="separate"/>
      </w:r>
      <w:r>
        <w:rPr>
          <w:rStyle w:val="Hyperlink0"/>
        </w:rPr>
        <w:t>20%-40% more</w:t>
      </w:r>
      <w:r w:rsidR="0008282C">
        <w:rPr>
          <w:rStyle w:val="Hyperlink0"/>
        </w:rPr>
        <w:fldChar w:fldCharType="end"/>
      </w:r>
      <w:commentRangeEnd w:id="4"/>
      <w:r w:rsidR="00F65286">
        <w:rPr>
          <w:rStyle w:val="Kommentarzeichen"/>
          <w:rFonts w:ascii="Times New Roman" w:hAnsi="Times New Roman" w:cs="Times New Roman"/>
          <w:color w:val="auto"/>
          <w:lang w:val="en-US" w:eastAsia="en-US"/>
          <w14:textOutline w14:w="0" w14:cap="rnd" w14:cmpd="sng" w14:algn="ctr">
            <w14:noFill/>
            <w14:prstDash w14:val="solid"/>
            <w14:bevel/>
          </w14:textOutline>
        </w:rPr>
        <w:commentReference w:id="4"/>
      </w:r>
      <w:r>
        <w:rPr>
          <w:rStyle w:val="None"/>
          <w:sz w:val="24"/>
          <w:szCs w:val="24"/>
          <w:lang w:val="en-US"/>
        </w:rPr>
        <w:t xml:space="preserve"> money with companies that actively engage and respond to customers via social media.</w:t>
      </w:r>
    </w:p>
    <w:p w14:paraId="02765DC8" w14:textId="4F24DC52" w:rsidR="006122FE" w:rsidRDefault="00B35911">
      <w:pPr>
        <w:pStyle w:val="BodyA"/>
        <w:rPr>
          <w:rStyle w:val="NoneA"/>
          <w:i/>
          <w:iCs/>
          <w:sz w:val="24"/>
          <w:szCs w:val="24"/>
          <w:lang w:val="en-US"/>
        </w:rPr>
      </w:pPr>
      <w:r w:rsidRPr="006A186B">
        <w:rPr>
          <w:rStyle w:val="None"/>
          <w:i/>
          <w:iCs/>
          <w:noProof/>
          <w:sz w:val="24"/>
          <w:szCs w:val="24"/>
          <w:lang w:val="en-US"/>
        </w:rPr>
        <w:drawing>
          <wp:inline distT="0" distB="0" distL="0" distR="0" wp14:anchorId="54C47CA9" wp14:editId="25866806">
            <wp:extent cx="5943600" cy="1526119"/>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5.jpg"/>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1526119"/>
                    </a:xfrm>
                    <a:prstGeom prst="rect">
                      <a:avLst/>
                    </a:prstGeom>
                    <a:ln w="12700" cap="flat">
                      <a:noFill/>
                      <a:miter lim="400000"/>
                    </a:ln>
                    <a:effectLst/>
                  </pic:spPr>
                </pic:pic>
              </a:graphicData>
            </a:graphic>
          </wp:inline>
        </w:drawing>
      </w:r>
    </w:p>
    <w:p w14:paraId="542515D9" w14:textId="77777777" w:rsidR="005303AE" w:rsidRPr="006A186B" w:rsidRDefault="005303AE">
      <w:pPr>
        <w:pStyle w:val="BodyA"/>
        <w:rPr>
          <w:rStyle w:val="NoneA"/>
          <w:i/>
          <w:iCs/>
          <w:sz w:val="24"/>
          <w:szCs w:val="24"/>
          <w:lang w:val="en-US"/>
        </w:rPr>
      </w:pPr>
    </w:p>
    <w:p w14:paraId="11F864A7" w14:textId="01F00B1B" w:rsidR="006122FE" w:rsidRPr="002A2457" w:rsidRDefault="008A2635">
      <w:pPr>
        <w:pStyle w:val="BodyA"/>
        <w:rPr>
          <w:rStyle w:val="None"/>
          <w:sz w:val="24"/>
          <w:szCs w:val="24"/>
          <w:lang w:val="en-IE"/>
        </w:rPr>
      </w:pPr>
      <w:r w:rsidRPr="006A186B">
        <w:rPr>
          <w:i/>
          <w:iCs/>
          <w:lang w:val="en-US"/>
        </w:rPr>
        <w:t>Customer Relationship Management (CRM) on Social Media</w:t>
      </w:r>
    </w:p>
    <w:p w14:paraId="013A077B" w14:textId="77777777" w:rsidR="006122FE" w:rsidRPr="002A2457" w:rsidRDefault="006122FE">
      <w:pPr>
        <w:pStyle w:val="BodyA"/>
        <w:rPr>
          <w:rStyle w:val="NoneA"/>
          <w:sz w:val="24"/>
          <w:szCs w:val="24"/>
          <w:lang w:val="en-IE"/>
        </w:rPr>
      </w:pPr>
    </w:p>
    <w:p w14:paraId="2A3DB5A1" w14:textId="77777777" w:rsidR="006122FE" w:rsidRDefault="00B35911">
      <w:pPr>
        <w:pStyle w:val="BodyA"/>
        <w:rPr>
          <w:rStyle w:val="None"/>
          <w:sz w:val="24"/>
          <w:szCs w:val="24"/>
          <w:lang w:val="en-US"/>
        </w:rPr>
      </w:pPr>
      <w:r>
        <w:rPr>
          <w:rStyle w:val="None"/>
          <w:sz w:val="24"/>
          <w:szCs w:val="24"/>
          <w:lang w:val="en-US"/>
        </w:rPr>
        <w:t>This is because customers value when they are treated like people rather than a number. Therefore, at Marketing Monkeys, we have created data driven software and databases that help businesses to create personalized and targeted marketing campaigns, specifically designed to improve customer relationships.</w:t>
      </w:r>
    </w:p>
    <w:p w14:paraId="1C6DA0F5" w14:textId="77777777" w:rsidR="006122FE" w:rsidRDefault="006122FE">
      <w:pPr>
        <w:pStyle w:val="BodyA"/>
        <w:rPr>
          <w:rStyle w:val="NoneA"/>
          <w:sz w:val="24"/>
          <w:szCs w:val="24"/>
          <w:lang w:val="en-US"/>
        </w:rPr>
      </w:pPr>
    </w:p>
    <w:p w14:paraId="34C49036" w14:textId="77777777" w:rsidR="006122FE" w:rsidRPr="002A2457" w:rsidRDefault="00B35911">
      <w:pPr>
        <w:pStyle w:val="BodyA"/>
        <w:rPr>
          <w:rStyle w:val="None"/>
          <w:sz w:val="24"/>
          <w:szCs w:val="24"/>
          <w:lang w:val="en-IE"/>
        </w:rPr>
      </w:pPr>
      <w:r>
        <w:rPr>
          <w:rStyle w:val="None"/>
          <w:sz w:val="24"/>
          <w:szCs w:val="24"/>
          <w:lang w:val="en-US"/>
        </w:rPr>
        <w:t>The perfect way to build relationships with social media is to simply have conversations. Reply to your comments, direct messages, and other communications with your brand. Even if the message isn</w:t>
      </w:r>
      <w:r>
        <w:rPr>
          <w:rStyle w:val="None"/>
          <w:sz w:val="24"/>
          <w:szCs w:val="24"/>
          <w:rtl/>
          <w:lang w:val="ar-SA"/>
        </w:rPr>
        <w:t>’</w:t>
      </w:r>
      <w:r>
        <w:rPr>
          <w:rStyle w:val="None"/>
          <w:sz w:val="24"/>
          <w:szCs w:val="24"/>
          <w:lang w:val="en-US"/>
        </w:rPr>
        <w:t>t directly towards your social media account, if you see people talking about your company online, feel free to jump in and say thank you and build a conversation with them.</w:t>
      </w:r>
    </w:p>
    <w:p w14:paraId="73DD4876" w14:textId="77777777" w:rsidR="006122FE" w:rsidRDefault="006122FE">
      <w:pPr>
        <w:pStyle w:val="BodyA"/>
        <w:rPr>
          <w:rStyle w:val="None"/>
          <w:b/>
          <w:bCs/>
          <w:sz w:val="24"/>
          <w:szCs w:val="24"/>
          <w:lang w:val="en-US"/>
        </w:rPr>
      </w:pPr>
    </w:p>
    <w:p w14:paraId="0B31BB16" w14:textId="77777777" w:rsidR="006122FE" w:rsidRDefault="006122FE">
      <w:pPr>
        <w:pStyle w:val="BodyA"/>
        <w:rPr>
          <w:rStyle w:val="None"/>
          <w:b/>
          <w:bCs/>
          <w:sz w:val="24"/>
          <w:szCs w:val="24"/>
          <w:lang w:val="en-US"/>
        </w:rPr>
      </w:pPr>
    </w:p>
    <w:p w14:paraId="0DE2FF8E" w14:textId="77777777" w:rsidR="006122FE" w:rsidRDefault="00B35911" w:rsidP="00471795">
      <w:pPr>
        <w:pStyle w:val="berschrift3"/>
      </w:pPr>
      <w:r>
        <w:rPr>
          <w:rStyle w:val="None"/>
          <w:b/>
          <w:bCs/>
        </w:rPr>
        <w:t>Establish Your Brand as an Authority in Your Niche</w:t>
      </w:r>
    </w:p>
    <w:p w14:paraId="5872A5C7" w14:textId="77777777" w:rsidR="006122FE" w:rsidRDefault="006122FE">
      <w:pPr>
        <w:pStyle w:val="BodyA"/>
        <w:rPr>
          <w:rStyle w:val="None"/>
          <w:b/>
          <w:bCs/>
          <w:sz w:val="24"/>
          <w:szCs w:val="24"/>
          <w:lang w:val="en-US"/>
        </w:rPr>
      </w:pPr>
    </w:p>
    <w:p w14:paraId="414EB02A" w14:textId="77777777" w:rsidR="006122FE" w:rsidRDefault="00B35911">
      <w:pPr>
        <w:pStyle w:val="BodyA"/>
        <w:rPr>
          <w:rStyle w:val="None"/>
          <w:sz w:val="24"/>
          <w:szCs w:val="24"/>
          <w:lang w:val="en-US"/>
        </w:rPr>
      </w:pPr>
      <w:r>
        <w:rPr>
          <w:rStyle w:val="None"/>
          <w:sz w:val="24"/>
          <w:szCs w:val="24"/>
          <w:lang w:val="en-US"/>
        </w:rPr>
        <w:t xml:space="preserve">This is one of the best ways your business can use social media. To establish your brand as an authority, you want to focus on the quality of your content. In particular, you </w:t>
      </w:r>
      <w:r>
        <w:rPr>
          <w:rStyle w:val="None"/>
          <w:sz w:val="24"/>
          <w:szCs w:val="24"/>
          <w:lang w:val="en-US"/>
        </w:rPr>
        <w:lastRenderedPageBreak/>
        <w:t>want to aim to publish educational content that teaches people something or makes their life better in any way.</w:t>
      </w:r>
    </w:p>
    <w:p w14:paraId="02C9122E" w14:textId="77777777" w:rsidR="006122FE" w:rsidRDefault="006122FE">
      <w:pPr>
        <w:pStyle w:val="BodyA"/>
        <w:rPr>
          <w:rStyle w:val="NoneA"/>
          <w:sz w:val="24"/>
          <w:szCs w:val="24"/>
          <w:lang w:val="en-US"/>
        </w:rPr>
      </w:pPr>
    </w:p>
    <w:p w14:paraId="76CB16CB" w14:textId="77777777" w:rsidR="006122FE" w:rsidRDefault="00B35911">
      <w:pPr>
        <w:pStyle w:val="BodyA"/>
        <w:rPr>
          <w:rStyle w:val="None"/>
          <w:sz w:val="24"/>
          <w:szCs w:val="24"/>
          <w:lang w:val="en-US"/>
        </w:rPr>
      </w:pPr>
      <w:r>
        <w:rPr>
          <w:rStyle w:val="None"/>
          <w:sz w:val="24"/>
          <w:szCs w:val="24"/>
          <w:lang w:val="en-US"/>
        </w:rPr>
        <w:t>For example, if you produce a social media management software, producing lots of content around the benefits of social media can help your business appear as an authority in your niche. No matter the channel, or even whether your marketing is focused online or offline, your visitors should always understand your niche in your marketing messages.</w:t>
      </w:r>
    </w:p>
    <w:p w14:paraId="683670C4" w14:textId="77777777" w:rsidR="006122FE" w:rsidRDefault="006122FE">
      <w:pPr>
        <w:pStyle w:val="BodyA"/>
        <w:rPr>
          <w:rStyle w:val="NoneA"/>
          <w:sz w:val="24"/>
          <w:szCs w:val="24"/>
          <w:lang w:val="en-US"/>
        </w:rPr>
      </w:pPr>
    </w:p>
    <w:p w14:paraId="0B910C43" w14:textId="77777777" w:rsidR="006122FE" w:rsidRPr="002A2457" w:rsidRDefault="00B35911">
      <w:pPr>
        <w:pStyle w:val="BodyA"/>
        <w:rPr>
          <w:rStyle w:val="None"/>
          <w:sz w:val="24"/>
          <w:szCs w:val="24"/>
          <w:lang w:val="en-IE"/>
        </w:rPr>
      </w:pPr>
      <w:r>
        <w:rPr>
          <w:rStyle w:val="None"/>
          <w:sz w:val="24"/>
          <w:szCs w:val="24"/>
          <w:lang w:val="en-US"/>
        </w:rPr>
        <w:t>No matter what your niche is, find a way in which you can use your social media platforms to make you appear as an authority. Even if this isn</w:t>
      </w:r>
      <w:r>
        <w:rPr>
          <w:rStyle w:val="None"/>
          <w:sz w:val="24"/>
          <w:szCs w:val="24"/>
          <w:rtl/>
          <w:lang w:val="ar-SA"/>
        </w:rPr>
        <w:t>’</w:t>
      </w:r>
      <w:r>
        <w:rPr>
          <w:rStyle w:val="None"/>
          <w:sz w:val="24"/>
          <w:szCs w:val="24"/>
          <w:lang w:val="en-US"/>
        </w:rPr>
        <w:t xml:space="preserve">t the way that your customers find your brand, </w:t>
      </w:r>
      <w:commentRangeStart w:id="5"/>
      <w:r w:rsidR="0008282C">
        <w:fldChar w:fldCharType="begin"/>
      </w:r>
      <w:r w:rsidR="0008282C" w:rsidRPr="00F65286">
        <w:rPr>
          <w:lang w:val="en-IE"/>
        </w:rPr>
        <w:instrText xml:space="preserve"> HYPERLINK "https://www.vividfish.co.uk/blog/75-of-customers-say-they-use-social-media-as-part-of-the-buying-process" </w:instrText>
      </w:r>
      <w:r w:rsidR="0008282C">
        <w:fldChar w:fldCharType="separate"/>
      </w:r>
      <w:r>
        <w:rPr>
          <w:rStyle w:val="Hyperlink0"/>
        </w:rPr>
        <w:t>75% of customers</w:t>
      </w:r>
      <w:r w:rsidR="0008282C">
        <w:rPr>
          <w:rStyle w:val="Hyperlink0"/>
        </w:rPr>
        <w:fldChar w:fldCharType="end"/>
      </w:r>
      <w:commentRangeEnd w:id="5"/>
      <w:r w:rsidR="00F65286">
        <w:rPr>
          <w:rStyle w:val="Kommentarzeichen"/>
          <w:rFonts w:ascii="Times New Roman" w:hAnsi="Times New Roman" w:cs="Times New Roman"/>
          <w:color w:val="auto"/>
          <w:lang w:val="en-US" w:eastAsia="en-US"/>
          <w14:textOutline w14:w="0" w14:cap="rnd" w14:cmpd="sng" w14:algn="ctr">
            <w14:noFill/>
            <w14:prstDash w14:val="solid"/>
            <w14:bevel/>
          </w14:textOutline>
        </w:rPr>
        <w:commentReference w:id="5"/>
      </w:r>
      <w:r>
        <w:rPr>
          <w:rStyle w:val="None"/>
          <w:sz w:val="24"/>
          <w:szCs w:val="24"/>
          <w:lang w:val="en-US"/>
        </w:rPr>
        <w:t xml:space="preserve"> still use social media research as part of their buying process. This means that three quarters of your paying customers will have used social media to help them decide which website to buy their desired product from.</w:t>
      </w:r>
    </w:p>
    <w:p w14:paraId="56901FE2" w14:textId="77777777" w:rsidR="006122FE" w:rsidRDefault="006122FE">
      <w:pPr>
        <w:pStyle w:val="BodyA"/>
        <w:rPr>
          <w:rStyle w:val="NoneA"/>
          <w:sz w:val="24"/>
          <w:szCs w:val="24"/>
          <w:lang w:val="en-US"/>
        </w:rPr>
      </w:pPr>
    </w:p>
    <w:p w14:paraId="763D4DF2" w14:textId="77777777" w:rsidR="00F138E2" w:rsidRDefault="00B35911" w:rsidP="00F138E2">
      <w:pPr>
        <w:pStyle w:val="BodyA"/>
        <w:keepNext/>
      </w:pPr>
      <w:r>
        <w:rPr>
          <w:rStyle w:val="None"/>
          <w:noProof/>
          <w:sz w:val="24"/>
          <w:szCs w:val="24"/>
        </w:rPr>
        <w:drawing>
          <wp:inline distT="0" distB="0" distL="0" distR="0" wp14:anchorId="489554E0" wp14:editId="23E600C0">
            <wp:extent cx="5943600" cy="1524000"/>
            <wp:effectExtent l="0" t="0" r="0" b="0"/>
            <wp:docPr id="1073741829" name="officeArt object" descr="image2.jpg"/>
            <wp:cNvGraphicFramePr/>
            <a:graphic xmlns:a="http://schemas.openxmlformats.org/drawingml/2006/main">
              <a:graphicData uri="http://schemas.openxmlformats.org/drawingml/2006/picture">
                <pic:pic xmlns:pic="http://schemas.openxmlformats.org/drawingml/2006/picture">
                  <pic:nvPicPr>
                    <pic:cNvPr id="1073741829" name="image2.jpg" descr="image2.jpg"/>
                    <pic:cNvPicPr>
                      <a:picLocks noChangeAspect="1"/>
                    </pic:cNvPicPr>
                  </pic:nvPicPr>
                  <pic:blipFill>
                    <a:blip r:embed="rId15"/>
                    <a:stretch>
                      <a:fillRect/>
                    </a:stretch>
                  </pic:blipFill>
                  <pic:spPr>
                    <a:xfrm>
                      <a:off x="0" y="0"/>
                      <a:ext cx="5943600" cy="1524000"/>
                    </a:xfrm>
                    <a:prstGeom prst="rect">
                      <a:avLst/>
                    </a:prstGeom>
                    <a:ln w="12700" cap="flat">
                      <a:noFill/>
                      <a:miter lim="400000"/>
                    </a:ln>
                    <a:effectLst/>
                  </pic:spPr>
                </pic:pic>
              </a:graphicData>
            </a:graphic>
          </wp:inline>
        </w:drawing>
      </w:r>
    </w:p>
    <w:p w14:paraId="439EC59C" w14:textId="77777777" w:rsidR="006A186B" w:rsidRDefault="006A186B" w:rsidP="00F138E2">
      <w:pPr>
        <w:pStyle w:val="Beschriftung"/>
      </w:pPr>
    </w:p>
    <w:p w14:paraId="72240E1F" w14:textId="6EA178A8" w:rsidR="006122FE" w:rsidRDefault="00F138E2" w:rsidP="00F138E2">
      <w:pPr>
        <w:pStyle w:val="Beschriftung"/>
        <w:rPr>
          <w:rStyle w:val="None"/>
          <w:sz w:val="24"/>
          <w:szCs w:val="24"/>
        </w:rPr>
      </w:pPr>
      <w:r>
        <w:t>Social Selling - Social Media as part of the Buying Process</w:t>
      </w:r>
    </w:p>
    <w:p w14:paraId="6C3EA01D" w14:textId="77777777" w:rsidR="006122FE" w:rsidRPr="00F138E2" w:rsidRDefault="006122FE">
      <w:pPr>
        <w:pStyle w:val="BodyA"/>
        <w:rPr>
          <w:rStyle w:val="NoneA"/>
          <w:sz w:val="24"/>
          <w:szCs w:val="24"/>
          <w:lang w:val="en-IE"/>
        </w:rPr>
      </w:pPr>
    </w:p>
    <w:p w14:paraId="39916542" w14:textId="77777777" w:rsidR="006122FE" w:rsidRDefault="00B35911">
      <w:pPr>
        <w:pStyle w:val="BodyA"/>
        <w:rPr>
          <w:rStyle w:val="None"/>
          <w:b/>
          <w:bCs/>
          <w:sz w:val="24"/>
          <w:szCs w:val="24"/>
          <w:lang w:val="en-US"/>
        </w:rPr>
      </w:pPr>
      <w:r>
        <w:rPr>
          <w:rStyle w:val="None"/>
          <w:sz w:val="24"/>
          <w:szCs w:val="24"/>
          <w:lang w:val="en-US"/>
        </w:rPr>
        <w:t>If people view you as an authority in your niche, they will be more likely to buy from you as great content and posts improve your brand experience and credibility.</w:t>
      </w:r>
    </w:p>
    <w:p w14:paraId="19E65E09" w14:textId="77777777" w:rsidR="006122FE" w:rsidRDefault="006122FE">
      <w:pPr>
        <w:pStyle w:val="BodyA"/>
        <w:rPr>
          <w:rStyle w:val="None"/>
          <w:b/>
          <w:bCs/>
          <w:sz w:val="24"/>
          <w:szCs w:val="24"/>
          <w:lang w:val="en-US"/>
        </w:rPr>
      </w:pPr>
    </w:p>
    <w:p w14:paraId="35B23691" w14:textId="77777777" w:rsidR="006122FE" w:rsidRDefault="006122FE">
      <w:pPr>
        <w:pStyle w:val="BodyA"/>
        <w:rPr>
          <w:rStyle w:val="None"/>
          <w:b/>
          <w:bCs/>
          <w:sz w:val="24"/>
          <w:szCs w:val="24"/>
          <w:lang w:val="en-US"/>
        </w:rPr>
      </w:pPr>
    </w:p>
    <w:p w14:paraId="10E43477" w14:textId="77777777" w:rsidR="006122FE" w:rsidRDefault="006122FE">
      <w:pPr>
        <w:pStyle w:val="BodyA"/>
        <w:rPr>
          <w:rStyle w:val="None"/>
          <w:b/>
          <w:bCs/>
          <w:sz w:val="24"/>
          <w:szCs w:val="24"/>
          <w:lang w:val="en-US"/>
        </w:rPr>
      </w:pPr>
    </w:p>
    <w:p w14:paraId="1DBD8044" w14:textId="77777777" w:rsidR="006122FE" w:rsidRDefault="00B35911" w:rsidP="00471795">
      <w:pPr>
        <w:pStyle w:val="berschrift3"/>
      </w:pPr>
      <w:r>
        <w:rPr>
          <w:rStyle w:val="None"/>
          <w:b/>
          <w:bCs/>
        </w:rPr>
        <w:t>To Improve Customer Service</w:t>
      </w:r>
    </w:p>
    <w:p w14:paraId="09EE6BAD" w14:textId="77777777" w:rsidR="006122FE" w:rsidRPr="002A7A79" w:rsidRDefault="006122FE">
      <w:pPr>
        <w:pStyle w:val="BodyA"/>
        <w:rPr>
          <w:rStyle w:val="None"/>
          <w:b/>
          <w:bCs/>
          <w:sz w:val="24"/>
          <w:szCs w:val="24"/>
          <w:lang w:val="en-US"/>
        </w:rPr>
      </w:pPr>
    </w:p>
    <w:p w14:paraId="1AA57D74" w14:textId="77777777" w:rsidR="006122FE" w:rsidRDefault="00B35911">
      <w:pPr>
        <w:pStyle w:val="BodyA"/>
        <w:rPr>
          <w:rStyle w:val="None"/>
          <w:sz w:val="24"/>
          <w:szCs w:val="24"/>
          <w:lang w:val="en-US"/>
        </w:rPr>
      </w:pPr>
      <w:r>
        <w:rPr>
          <w:rStyle w:val="None"/>
          <w:sz w:val="24"/>
          <w:szCs w:val="24"/>
          <w:lang w:val="en-US"/>
        </w:rPr>
        <w:t>The way brands provide customer service has changed over the last few years. For many, social media is now one of the main ways to solve customer queries.</w:t>
      </w:r>
    </w:p>
    <w:p w14:paraId="59CA880E" w14:textId="77777777" w:rsidR="006122FE" w:rsidRDefault="006122FE">
      <w:pPr>
        <w:pStyle w:val="BodyA"/>
        <w:rPr>
          <w:rStyle w:val="NoneA"/>
          <w:sz w:val="24"/>
          <w:szCs w:val="24"/>
          <w:lang w:val="en-US"/>
        </w:rPr>
      </w:pPr>
    </w:p>
    <w:p w14:paraId="49D274C6" w14:textId="77777777" w:rsidR="006122FE" w:rsidRDefault="00B35911">
      <w:pPr>
        <w:pStyle w:val="BodyA"/>
        <w:rPr>
          <w:rStyle w:val="None"/>
          <w:sz w:val="24"/>
          <w:szCs w:val="24"/>
          <w:lang w:val="en-US"/>
        </w:rPr>
      </w:pPr>
      <w:r>
        <w:rPr>
          <w:rStyle w:val="None"/>
          <w:sz w:val="24"/>
          <w:szCs w:val="24"/>
          <w:lang w:val="en-US"/>
        </w:rPr>
        <w:t xml:space="preserve">In fact, </w:t>
      </w:r>
      <w:commentRangeStart w:id="6"/>
      <w:r w:rsidR="0008282C">
        <w:fldChar w:fldCharType="begin"/>
      </w:r>
      <w:r w:rsidR="0008282C" w:rsidRPr="00F65286">
        <w:rPr>
          <w:lang w:val="en-IE"/>
        </w:rPr>
        <w:instrText xml:space="preserve"> HYPERLINK "https://www.zendesk.co.uk/blog/customer-service-through-social-media/" </w:instrText>
      </w:r>
      <w:r w:rsidR="0008282C">
        <w:fldChar w:fldCharType="separate"/>
      </w:r>
      <w:r>
        <w:rPr>
          <w:rStyle w:val="Hyperlink0"/>
        </w:rPr>
        <w:t>1 in 3 customers</w:t>
      </w:r>
      <w:r w:rsidR="0008282C">
        <w:rPr>
          <w:rStyle w:val="Hyperlink0"/>
        </w:rPr>
        <w:fldChar w:fldCharType="end"/>
      </w:r>
      <w:commentRangeEnd w:id="6"/>
      <w:r w:rsidR="00F65286">
        <w:rPr>
          <w:rStyle w:val="Kommentarzeichen"/>
          <w:rFonts w:ascii="Times New Roman" w:hAnsi="Times New Roman" w:cs="Times New Roman"/>
          <w:color w:val="auto"/>
          <w:lang w:val="en-US" w:eastAsia="en-US"/>
          <w14:textOutline w14:w="0" w14:cap="rnd" w14:cmpd="sng" w14:algn="ctr">
            <w14:noFill/>
            <w14:prstDash w14:val="solid"/>
            <w14:bevel/>
          </w14:textOutline>
        </w:rPr>
        <w:commentReference w:id="6"/>
      </w:r>
      <w:r>
        <w:rPr>
          <w:rStyle w:val="None"/>
          <w:sz w:val="24"/>
          <w:szCs w:val="24"/>
          <w:lang w:val="en-US"/>
        </w:rPr>
        <w:t xml:space="preserve"> now turn to social media to ask for advice from companies. The way your business can use social media to improve your customer service is to be active, and fast replying. 69% of customers believe fast resolution is vital to having a good experience with a brand.</w:t>
      </w:r>
    </w:p>
    <w:p w14:paraId="29D6BB27" w14:textId="77777777" w:rsidR="006122FE" w:rsidRDefault="006122FE">
      <w:pPr>
        <w:pStyle w:val="BodyA"/>
        <w:rPr>
          <w:rStyle w:val="NoneA"/>
          <w:sz w:val="24"/>
          <w:szCs w:val="24"/>
          <w:lang w:val="en-US"/>
        </w:rPr>
      </w:pPr>
    </w:p>
    <w:p w14:paraId="1516B8DD" w14:textId="77777777" w:rsidR="00F138E2" w:rsidRDefault="00B35911" w:rsidP="00F138E2">
      <w:pPr>
        <w:pStyle w:val="BodyA"/>
        <w:keepNext/>
      </w:pPr>
      <w:r>
        <w:rPr>
          <w:rStyle w:val="None"/>
          <w:noProof/>
          <w:sz w:val="24"/>
          <w:szCs w:val="24"/>
        </w:rPr>
        <w:drawing>
          <wp:inline distT="0" distB="0" distL="0" distR="0" wp14:anchorId="49B78464" wp14:editId="205EC47A">
            <wp:extent cx="5943600" cy="1524000"/>
            <wp:effectExtent l="0" t="0" r="0" b="0"/>
            <wp:docPr id="1073741830" name="officeArt object" descr="image3.jpg"/>
            <wp:cNvGraphicFramePr/>
            <a:graphic xmlns:a="http://schemas.openxmlformats.org/drawingml/2006/main">
              <a:graphicData uri="http://schemas.openxmlformats.org/drawingml/2006/picture">
                <pic:pic xmlns:pic="http://schemas.openxmlformats.org/drawingml/2006/picture">
                  <pic:nvPicPr>
                    <pic:cNvPr id="1073741830" name="image3.jpg" descr="image3.jpg"/>
                    <pic:cNvPicPr>
                      <a:picLocks noChangeAspect="1"/>
                    </pic:cNvPicPr>
                  </pic:nvPicPr>
                  <pic:blipFill>
                    <a:blip r:embed="rId16"/>
                    <a:stretch>
                      <a:fillRect/>
                    </a:stretch>
                  </pic:blipFill>
                  <pic:spPr>
                    <a:xfrm>
                      <a:off x="0" y="0"/>
                      <a:ext cx="5943600" cy="1524000"/>
                    </a:xfrm>
                    <a:prstGeom prst="rect">
                      <a:avLst/>
                    </a:prstGeom>
                    <a:ln w="12700" cap="flat">
                      <a:noFill/>
                      <a:miter lim="400000"/>
                    </a:ln>
                    <a:effectLst/>
                  </pic:spPr>
                </pic:pic>
              </a:graphicData>
            </a:graphic>
          </wp:inline>
        </w:drawing>
      </w:r>
    </w:p>
    <w:p w14:paraId="14AE065F" w14:textId="77777777" w:rsidR="006A186B" w:rsidRDefault="006A186B" w:rsidP="00F138E2">
      <w:pPr>
        <w:pStyle w:val="Beschriftung"/>
      </w:pPr>
    </w:p>
    <w:p w14:paraId="2DD69E3C" w14:textId="7E3A1113" w:rsidR="006122FE" w:rsidRDefault="00F138E2" w:rsidP="00F138E2">
      <w:pPr>
        <w:pStyle w:val="Beschriftung"/>
        <w:rPr>
          <w:rStyle w:val="None"/>
          <w:sz w:val="24"/>
          <w:szCs w:val="24"/>
        </w:rPr>
      </w:pPr>
      <w:r>
        <w:t>Customer Service on Social Media</w:t>
      </w:r>
    </w:p>
    <w:p w14:paraId="1D814030" w14:textId="77777777" w:rsidR="006122FE" w:rsidRPr="00F138E2" w:rsidRDefault="006122FE">
      <w:pPr>
        <w:pStyle w:val="BodyA"/>
        <w:rPr>
          <w:rStyle w:val="NoneA"/>
          <w:sz w:val="24"/>
          <w:szCs w:val="24"/>
          <w:lang w:val="en-IE"/>
        </w:rPr>
      </w:pPr>
    </w:p>
    <w:p w14:paraId="0288237E" w14:textId="77777777" w:rsidR="006122FE" w:rsidRPr="002A2457" w:rsidRDefault="00B35911">
      <w:pPr>
        <w:pStyle w:val="BodyA"/>
        <w:rPr>
          <w:rStyle w:val="None"/>
          <w:sz w:val="24"/>
          <w:szCs w:val="24"/>
          <w:lang w:val="en-IE"/>
        </w:rPr>
      </w:pPr>
      <w:r>
        <w:rPr>
          <w:rStyle w:val="None"/>
          <w:sz w:val="24"/>
          <w:szCs w:val="24"/>
          <w:lang w:val="en-US"/>
        </w:rPr>
        <w:t>Most companies use Twitter and Facebook as ways to deal with their customer queries as it</w:t>
      </w:r>
      <w:r>
        <w:rPr>
          <w:rStyle w:val="None"/>
          <w:sz w:val="24"/>
          <w:szCs w:val="24"/>
          <w:rtl/>
          <w:lang w:val="ar-SA"/>
        </w:rPr>
        <w:t>’</w:t>
      </w:r>
      <w:r>
        <w:rPr>
          <w:rStyle w:val="None"/>
          <w:sz w:val="24"/>
          <w:szCs w:val="24"/>
          <w:lang w:val="en-US"/>
        </w:rPr>
        <w:t>s super easy to communicate on, and these are where the majority of customers go to contact a brand.</w:t>
      </w:r>
    </w:p>
    <w:p w14:paraId="3BC65923" w14:textId="77777777" w:rsidR="006122FE" w:rsidRDefault="006122FE">
      <w:pPr>
        <w:pStyle w:val="BodyA"/>
        <w:rPr>
          <w:rStyle w:val="NoneA"/>
          <w:sz w:val="24"/>
          <w:szCs w:val="24"/>
          <w:lang w:val="en-US"/>
        </w:rPr>
      </w:pPr>
    </w:p>
    <w:p w14:paraId="43566EAE" w14:textId="77777777" w:rsidR="006122FE" w:rsidRDefault="00B35911">
      <w:pPr>
        <w:pStyle w:val="BodyA"/>
        <w:rPr>
          <w:rStyle w:val="None"/>
          <w:sz w:val="24"/>
          <w:szCs w:val="24"/>
          <w:lang w:val="en-US"/>
        </w:rPr>
      </w:pPr>
      <w:r>
        <w:rPr>
          <w:rStyle w:val="None"/>
          <w:sz w:val="24"/>
          <w:szCs w:val="24"/>
          <w:lang w:val="en-US"/>
        </w:rPr>
        <w:t>Make sure either you, or someone in your team, is reviewing the comments on your social channels constantly throughout the working day.</w:t>
      </w:r>
    </w:p>
    <w:p w14:paraId="65E0E752" w14:textId="77777777" w:rsidR="006122FE" w:rsidRDefault="006122FE">
      <w:pPr>
        <w:pStyle w:val="BodyA"/>
        <w:rPr>
          <w:rStyle w:val="NoneA"/>
          <w:sz w:val="24"/>
          <w:szCs w:val="24"/>
          <w:lang w:val="en-US"/>
        </w:rPr>
      </w:pPr>
    </w:p>
    <w:p w14:paraId="00171407" w14:textId="77777777" w:rsidR="006122FE" w:rsidRDefault="006122FE">
      <w:pPr>
        <w:pStyle w:val="BodyA"/>
        <w:rPr>
          <w:rStyle w:val="None"/>
          <w:b/>
          <w:bCs/>
          <w:sz w:val="24"/>
          <w:szCs w:val="24"/>
          <w:lang w:val="en-US"/>
        </w:rPr>
      </w:pPr>
    </w:p>
    <w:p w14:paraId="1067FEDA" w14:textId="77777777" w:rsidR="006122FE" w:rsidRDefault="00B35911" w:rsidP="00471795">
      <w:pPr>
        <w:pStyle w:val="berschrift2"/>
        <w:rPr>
          <w:rStyle w:val="None"/>
          <w:b/>
          <w:bCs/>
          <w:sz w:val="24"/>
          <w:szCs w:val="24"/>
        </w:rPr>
      </w:pPr>
      <w:r>
        <w:rPr>
          <w:rStyle w:val="None"/>
          <w:b/>
          <w:bCs/>
          <w:sz w:val="24"/>
          <w:szCs w:val="24"/>
        </w:rPr>
        <w:t>Key Takeaways</w:t>
      </w:r>
    </w:p>
    <w:p w14:paraId="00A8AE6B" w14:textId="77777777" w:rsidR="006122FE" w:rsidRDefault="006122FE">
      <w:pPr>
        <w:pStyle w:val="BodyA"/>
        <w:rPr>
          <w:rStyle w:val="None"/>
          <w:b/>
          <w:bCs/>
          <w:sz w:val="24"/>
          <w:szCs w:val="24"/>
          <w:lang w:val="en-US"/>
        </w:rPr>
      </w:pPr>
    </w:p>
    <w:p w14:paraId="6237E8FF" w14:textId="77777777" w:rsidR="006122FE" w:rsidRPr="002A2457" w:rsidRDefault="00B35911">
      <w:pPr>
        <w:pStyle w:val="BodyA"/>
        <w:rPr>
          <w:rStyle w:val="None"/>
          <w:sz w:val="24"/>
          <w:szCs w:val="24"/>
          <w:lang w:val="en-IE"/>
        </w:rPr>
      </w:pPr>
      <w:r>
        <w:rPr>
          <w:rStyle w:val="None"/>
          <w:sz w:val="24"/>
          <w:szCs w:val="24"/>
          <w:lang w:val="en-US"/>
        </w:rPr>
        <w:t>Because social media is so popular nowadays if you don</w:t>
      </w:r>
      <w:r>
        <w:rPr>
          <w:rStyle w:val="None"/>
          <w:sz w:val="24"/>
          <w:szCs w:val="24"/>
          <w:rtl/>
          <w:lang w:val="ar-SA"/>
        </w:rPr>
        <w:t>’</w:t>
      </w:r>
      <w:r>
        <w:rPr>
          <w:rStyle w:val="None"/>
          <w:sz w:val="24"/>
          <w:szCs w:val="24"/>
          <w:lang w:val="en-US"/>
        </w:rPr>
        <w:t>t use it you will simply lag behind your competition. Social media is no longer just used for pleasure and mindless browsing but is used by customers to do product research before committing to a purchase.</w:t>
      </w:r>
    </w:p>
    <w:p w14:paraId="15F27A24" w14:textId="77777777" w:rsidR="006122FE" w:rsidRDefault="006122FE">
      <w:pPr>
        <w:pStyle w:val="BodyA"/>
        <w:rPr>
          <w:rStyle w:val="NoneA"/>
          <w:sz w:val="24"/>
          <w:szCs w:val="24"/>
          <w:lang w:val="en-US"/>
        </w:rPr>
      </w:pPr>
    </w:p>
    <w:p w14:paraId="2B254C7B" w14:textId="77777777" w:rsidR="00633F3B" w:rsidRDefault="00633F3B">
      <w:pPr>
        <w:pStyle w:val="BodyA"/>
        <w:rPr>
          <w:rStyle w:val="None"/>
          <w:sz w:val="24"/>
          <w:szCs w:val="24"/>
          <w:lang w:val="en-US"/>
        </w:rPr>
      </w:pPr>
      <w:r w:rsidRPr="00F9062E">
        <w:rPr>
          <w:rStyle w:val="None"/>
          <w:noProof/>
          <w:color w:val="000000" w:themeColor="text1"/>
        </w:rPr>
        <w:lastRenderedPageBreak/>
        <w:drawing>
          <wp:inline distT="0" distB="0" distL="0" distR="0" wp14:anchorId="41DD7240" wp14:editId="3B6AD1BE">
            <wp:extent cx="5943600" cy="3107690"/>
            <wp:effectExtent l="0" t="0" r="0" b="0"/>
            <wp:docPr id="1073741831" name="officeArt object" descr="6.jpg"/>
            <wp:cNvGraphicFramePr/>
            <a:graphic xmlns:a="http://schemas.openxmlformats.org/drawingml/2006/main">
              <a:graphicData uri="http://schemas.openxmlformats.org/drawingml/2006/picture">
                <pic:pic xmlns:pic="http://schemas.openxmlformats.org/drawingml/2006/picture">
                  <pic:nvPicPr>
                    <pic:cNvPr id="1073741831" name="6.jpg" descr="6.jp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107690"/>
                    </a:xfrm>
                    <a:prstGeom prst="rect">
                      <a:avLst/>
                    </a:prstGeom>
                    <a:ln w="12700" cap="flat">
                      <a:noFill/>
                      <a:miter lim="400000"/>
                    </a:ln>
                    <a:effectLst/>
                  </pic:spPr>
                </pic:pic>
              </a:graphicData>
            </a:graphic>
          </wp:inline>
        </w:drawing>
      </w:r>
    </w:p>
    <w:p w14:paraId="563B9580" w14:textId="158D2B12" w:rsidR="00633F3B" w:rsidRDefault="00633F3B">
      <w:pPr>
        <w:pStyle w:val="BodyA"/>
        <w:rPr>
          <w:i/>
          <w:iCs/>
          <w:lang w:val="en-US"/>
        </w:rPr>
      </w:pPr>
      <w:r w:rsidRPr="006A186B">
        <w:rPr>
          <w:i/>
          <w:iCs/>
          <w:lang w:val="en-US"/>
        </w:rPr>
        <w:t>Tips how to choose the right Social Media Platform</w:t>
      </w:r>
    </w:p>
    <w:p w14:paraId="63BA1340" w14:textId="77777777" w:rsidR="00633F3B" w:rsidRPr="006A186B" w:rsidRDefault="00633F3B" w:rsidP="00633F3B">
      <w:pPr>
        <w:pStyle w:val="BodyA"/>
        <w:rPr>
          <w:del w:id="7" w:author="Liam Terrington" w:date="2020-12-02T19:38:00Z"/>
          <w:rStyle w:val="None"/>
          <w:i/>
          <w:iCs/>
          <w:sz w:val="24"/>
          <w:szCs w:val="24"/>
          <w:lang w:val="en-US"/>
          <w:rPrChange w:id="8" w:author="Thomas Roth [2]" w:date="2020-12-06T00:35:00Z">
            <w:rPr>
              <w:del w:id="9" w:author="Liam Terrington" w:date="2020-12-02T19:38:00Z"/>
              <w:rStyle w:val="None"/>
              <w:sz w:val="24"/>
              <w:szCs w:val="24"/>
            </w:rPr>
          </w:rPrChange>
        </w:rPr>
      </w:pPr>
    </w:p>
    <w:p w14:paraId="35FD6C96" w14:textId="77777777" w:rsidR="00633F3B" w:rsidRDefault="00633F3B">
      <w:pPr>
        <w:pStyle w:val="BodyA"/>
        <w:rPr>
          <w:rStyle w:val="None"/>
          <w:sz w:val="24"/>
          <w:szCs w:val="24"/>
          <w:lang w:val="en-US"/>
        </w:rPr>
      </w:pPr>
    </w:p>
    <w:p w14:paraId="12447B6A" w14:textId="65162C39" w:rsidR="006122FE" w:rsidRDefault="00B35911">
      <w:pPr>
        <w:pStyle w:val="BodyA"/>
        <w:rPr>
          <w:rStyle w:val="None"/>
          <w:color w:val="000000" w:themeColor="text1"/>
          <w:sz w:val="24"/>
          <w:szCs w:val="24"/>
          <w:lang w:val="en-US"/>
        </w:rPr>
      </w:pPr>
      <w:r>
        <w:rPr>
          <w:rStyle w:val="None"/>
          <w:sz w:val="24"/>
          <w:szCs w:val="24"/>
          <w:lang w:val="en-US"/>
        </w:rPr>
        <w:t xml:space="preserve">If you would like </w:t>
      </w:r>
      <w:r w:rsidRPr="00F9062E">
        <w:rPr>
          <w:rStyle w:val="None"/>
          <w:color w:val="000000" w:themeColor="text1"/>
          <w:sz w:val="24"/>
          <w:szCs w:val="24"/>
          <w:lang w:val="en-US"/>
        </w:rPr>
        <w:t>help with arranging a social media strategy, get in contact now for a</w:t>
      </w:r>
      <w:r w:rsidR="002960F4">
        <w:rPr>
          <w:rStyle w:val="None"/>
          <w:color w:val="000000" w:themeColor="text1"/>
          <w:sz w:val="24"/>
          <w:szCs w:val="24"/>
          <w:lang w:val="en-US"/>
        </w:rPr>
        <w:t xml:space="preserve"> </w:t>
      </w:r>
      <w:r w:rsidRPr="00F9062E">
        <w:rPr>
          <w:rStyle w:val="None"/>
          <w:color w:val="000000" w:themeColor="text1"/>
          <w:sz w:val="24"/>
          <w:szCs w:val="24"/>
          <w:lang w:val="en-US"/>
        </w:rPr>
        <w:t>free consultation with one of our experts</w:t>
      </w:r>
      <w:r w:rsidR="00F9062E">
        <w:rPr>
          <w:rStyle w:val="None"/>
          <w:color w:val="000000" w:themeColor="text1"/>
          <w:sz w:val="24"/>
          <w:szCs w:val="24"/>
          <w:lang w:val="en-US"/>
        </w:rPr>
        <w:t>.</w:t>
      </w:r>
    </w:p>
    <w:p w14:paraId="4BFD903D" w14:textId="31C066E8" w:rsidR="006122FE" w:rsidRDefault="006122FE">
      <w:pPr>
        <w:pStyle w:val="BodyA"/>
        <w:rPr>
          <w:rStyle w:val="NoneA"/>
          <w:sz w:val="24"/>
          <w:szCs w:val="24"/>
          <w:lang w:val="en-US"/>
        </w:rPr>
      </w:pPr>
    </w:p>
    <w:sectPr w:rsidR="006122FE">
      <w:headerReference w:type="default" r:id="rId18"/>
      <w:footerReference w:type="default" r:id="rId1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omas Roth" w:date="2021-07-09T16:23:00Z" w:initials="TR">
    <w:p w14:paraId="0F354ED8" w14:textId="30565877" w:rsidR="00F65286" w:rsidRPr="00471795" w:rsidRDefault="00F65286">
      <w:pPr>
        <w:pStyle w:val="Kommentartext"/>
      </w:pPr>
      <w:r>
        <w:rPr>
          <w:rStyle w:val="Kommentarzeichen"/>
        </w:rPr>
        <w:annotationRef/>
      </w:r>
      <w:r w:rsidRPr="00471795">
        <w:t>Link extern</w:t>
      </w:r>
    </w:p>
  </w:comment>
  <w:comment w:id="1" w:author="Thomas Roth" w:date="2021-07-09T16:23:00Z" w:initials="TR">
    <w:p w14:paraId="7B8C9DED" w14:textId="056BEFEF" w:rsidR="00F65286" w:rsidRPr="00471795" w:rsidRDefault="00F65286">
      <w:pPr>
        <w:pStyle w:val="Kommentartext"/>
      </w:pPr>
      <w:r>
        <w:rPr>
          <w:rStyle w:val="Kommentarzeichen"/>
        </w:rPr>
        <w:annotationRef/>
      </w:r>
      <w:r w:rsidRPr="00471795">
        <w:t>Link extern</w:t>
      </w:r>
    </w:p>
  </w:comment>
  <w:comment w:id="2" w:author="Thomas Roth" w:date="2021-07-09T16:33:00Z" w:initials="TR">
    <w:p w14:paraId="2819030A" w14:textId="4DD88CEF" w:rsidR="00262953" w:rsidRPr="00262953" w:rsidRDefault="00262953">
      <w:pPr>
        <w:pStyle w:val="Kommentartext"/>
        <w:rPr>
          <w:lang w:val="en-IE"/>
        </w:rPr>
      </w:pPr>
      <w:r>
        <w:rPr>
          <w:rStyle w:val="Kommentarzeichen"/>
        </w:rPr>
        <w:annotationRef/>
      </w:r>
      <w:r w:rsidRPr="00262953">
        <w:rPr>
          <w:lang w:val="en-IE"/>
        </w:rPr>
        <w:t>Link intern zu Artikel 100042, Importance of Soci</w:t>
      </w:r>
      <w:r>
        <w:rPr>
          <w:lang w:val="en-IE"/>
        </w:rPr>
        <w:t>al Media for SEO</w:t>
      </w:r>
    </w:p>
  </w:comment>
  <w:comment w:id="4" w:author="Thomas Roth" w:date="2021-07-09T16:23:00Z" w:initials="TR">
    <w:p w14:paraId="18E05368" w14:textId="76A750A1" w:rsidR="00F65286" w:rsidRPr="00262953" w:rsidRDefault="00F65286">
      <w:pPr>
        <w:pStyle w:val="Kommentartext"/>
        <w:rPr>
          <w:lang w:val="de-CH"/>
        </w:rPr>
      </w:pPr>
      <w:r>
        <w:rPr>
          <w:rStyle w:val="Kommentarzeichen"/>
        </w:rPr>
        <w:annotationRef/>
      </w:r>
      <w:r w:rsidRPr="00262953">
        <w:rPr>
          <w:lang w:val="de-CH"/>
        </w:rPr>
        <w:t>Link extern</w:t>
      </w:r>
    </w:p>
  </w:comment>
  <w:comment w:id="5" w:author="Thomas Roth" w:date="2021-07-09T16:24:00Z" w:initials="TR">
    <w:p w14:paraId="0BCD3A6F" w14:textId="31803F28" w:rsidR="00F65286" w:rsidRPr="00262953" w:rsidRDefault="00F65286">
      <w:pPr>
        <w:pStyle w:val="Kommentartext"/>
        <w:rPr>
          <w:lang w:val="de-CH"/>
        </w:rPr>
      </w:pPr>
      <w:r>
        <w:rPr>
          <w:rStyle w:val="Kommentarzeichen"/>
        </w:rPr>
        <w:annotationRef/>
      </w:r>
      <w:r w:rsidRPr="00262953">
        <w:rPr>
          <w:lang w:val="de-CH"/>
        </w:rPr>
        <w:t>Link extern</w:t>
      </w:r>
    </w:p>
  </w:comment>
  <w:comment w:id="6" w:author="Thomas Roth" w:date="2021-07-09T16:24:00Z" w:initials="TR">
    <w:p w14:paraId="2003B89A" w14:textId="3DD75963" w:rsidR="00F65286" w:rsidRPr="00262953" w:rsidRDefault="00F65286">
      <w:pPr>
        <w:pStyle w:val="Kommentartext"/>
        <w:rPr>
          <w:lang w:val="de-CH"/>
        </w:rPr>
      </w:pPr>
      <w:r>
        <w:rPr>
          <w:rStyle w:val="Kommentarzeichen"/>
        </w:rPr>
        <w:annotationRef/>
      </w:r>
      <w:r w:rsidRPr="00262953">
        <w:rPr>
          <w:lang w:val="de-CH"/>
        </w:rPr>
        <w:t>Link extern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354ED8" w15:done="0"/>
  <w15:commentEx w15:paraId="7B8C9DED" w15:done="0"/>
  <w15:commentEx w15:paraId="2819030A" w15:done="0"/>
  <w15:commentEx w15:paraId="18E05368" w15:done="0"/>
  <w15:commentEx w15:paraId="0BCD3A6F" w15:done="0"/>
  <w15:commentEx w15:paraId="2003B8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92F684" w16cex:dateUtc="2021-07-09T14:23:00Z"/>
  <w16cex:commentExtensible w16cex:durableId="2492F68D" w16cex:dateUtc="2021-07-09T14:23:00Z"/>
  <w16cex:commentExtensible w16cex:durableId="2492F8CB" w16cex:dateUtc="2021-07-09T14:33:00Z"/>
  <w16cex:commentExtensible w16cex:durableId="2492F699" w16cex:dateUtc="2021-07-09T14:23:00Z"/>
  <w16cex:commentExtensible w16cex:durableId="2492F6A0" w16cex:dateUtc="2021-07-09T14:24:00Z"/>
  <w16cex:commentExtensible w16cex:durableId="2492F6A6" w16cex:dateUtc="2021-07-09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354ED8" w16cid:durableId="2492F684"/>
  <w16cid:commentId w16cid:paraId="7B8C9DED" w16cid:durableId="2492F68D"/>
  <w16cid:commentId w16cid:paraId="2819030A" w16cid:durableId="2492F8CB"/>
  <w16cid:commentId w16cid:paraId="18E05368" w16cid:durableId="2492F699"/>
  <w16cid:commentId w16cid:paraId="0BCD3A6F" w16cid:durableId="2492F6A0"/>
  <w16cid:commentId w16cid:paraId="2003B89A" w16cid:durableId="2492F6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5D6B8" w14:textId="77777777" w:rsidR="00020611" w:rsidRDefault="00020611">
      <w:r>
        <w:separator/>
      </w:r>
    </w:p>
  </w:endnote>
  <w:endnote w:type="continuationSeparator" w:id="0">
    <w:p w14:paraId="1563A030" w14:textId="77777777" w:rsidR="00020611" w:rsidRDefault="00020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Helvetica Neue">
    <w:altName w:val="Yu Gothic"/>
    <w:charset w:val="00"/>
    <w:family w:val="roman"/>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CB2A5" w14:textId="77777777" w:rsidR="006122FE" w:rsidRDefault="006122F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4784F" w14:textId="77777777" w:rsidR="00020611" w:rsidRDefault="00020611">
      <w:r>
        <w:separator/>
      </w:r>
    </w:p>
  </w:footnote>
  <w:footnote w:type="continuationSeparator" w:id="0">
    <w:p w14:paraId="31AC7D55" w14:textId="77777777" w:rsidR="00020611" w:rsidRDefault="00020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84E68" w14:textId="77777777" w:rsidR="006122FE" w:rsidRDefault="006122F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C7432"/>
    <w:multiLevelType w:val="hybridMultilevel"/>
    <w:tmpl w:val="0450B23A"/>
    <w:lvl w:ilvl="0" w:tplc="FDD43E92">
      <w:start w:val="2"/>
      <w:numFmt w:val="bullet"/>
      <w:lvlText w:val="-"/>
      <w:lvlJc w:val="left"/>
      <w:pPr>
        <w:ind w:left="720" w:hanging="360"/>
      </w:pPr>
      <w:rPr>
        <w:rFonts w:ascii="Calibri" w:eastAsiaTheme="minorHAnsi" w:hAnsi="Calibri" w:cs="Calibri"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D4F2028E">
      <w:start w:val="1"/>
      <w:numFmt w:val="bullet"/>
      <w:lvlText w:val="-"/>
      <w:lvlJc w:val="left"/>
      <w:pPr>
        <w:ind w:left="144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5C5E1A3A">
      <w:start w:val="1"/>
      <w:numFmt w:val="bullet"/>
      <w:lvlText w:val="-"/>
      <w:lvlJc w:val="left"/>
      <w:pPr>
        <w:ind w:left="21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7E7006EE">
      <w:start w:val="1"/>
      <w:numFmt w:val="bullet"/>
      <w:lvlText w:val="-"/>
      <w:lvlJc w:val="left"/>
      <w:pPr>
        <w:ind w:left="28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4D120776">
      <w:start w:val="1"/>
      <w:numFmt w:val="bullet"/>
      <w:lvlText w:val="-"/>
      <w:lvlJc w:val="left"/>
      <w:pPr>
        <w:ind w:left="360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9260E000">
      <w:start w:val="1"/>
      <w:numFmt w:val="bullet"/>
      <w:lvlText w:val="-"/>
      <w:lvlJc w:val="left"/>
      <w:pPr>
        <w:ind w:left="43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E9143A04">
      <w:start w:val="1"/>
      <w:numFmt w:val="bullet"/>
      <w:lvlText w:val="-"/>
      <w:lvlJc w:val="left"/>
      <w:pPr>
        <w:ind w:left="504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0AFA6784">
      <w:start w:val="1"/>
      <w:numFmt w:val="bullet"/>
      <w:lvlText w:val="-"/>
      <w:lvlJc w:val="left"/>
      <w:pPr>
        <w:ind w:left="57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CF44E6EC">
      <w:start w:val="1"/>
      <w:numFmt w:val="bullet"/>
      <w:lvlText w:val="-"/>
      <w:lvlJc w:val="left"/>
      <w:pPr>
        <w:ind w:left="64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60B16A8"/>
    <w:multiLevelType w:val="hybridMultilevel"/>
    <w:tmpl w:val="10A63796"/>
    <w:numStyleLink w:val="ImportedStyle2"/>
  </w:abstractNum>
  <w:abstractNum w:abstractNumId="2" w15:restartNumberingAfterBreak="0">
    <w:nsid w:val="11BF0804"/>
    <w:multiLevelType w:val="hybridMultilevel"/>
    <w:tmpl w:val="432C483E"/>
    <w:styleLink w:val="ImportedStyle1"/>
    <w:lvl w:ilvl="0" w:tplc="BFCA63CC">
      <w:start w:val="1"/>
      <w:numFmt w:val="bullet"/>
      <w:lvlText w:val="-"/>
      <w:lvlJc w:val="left"/>
      <w:pPr>
        <w:ind w:left="7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FBA45824">
      <w:start w:val="1"/>
      <w:numFmt w:val="bullet"/>
      <w:lvlText w:val="-"/>
      <w:lvlJc w:val="left"/>
      <w:pPr>
        <w:ind w:left="144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B1383DD0">
      <w:start w:val="1"/>
      <w:numFmt w:val="bullet"/>
      <w:lvlText w:val="-"/>
      <w:lvlJc w:val="left"/>
      <w:pPr>
        <w:ind w:left="21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E8187750">
      <w:start w:val="1"/>
      <w:numFmt w:val="bullet"/>
      <w:lvlText w:val="-"/>
      <w:lvlJc w:val="left"/>
      <w:pPr>
        <w:ind w:left="28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BBF67334">
      <w:start w:val="1"/>
      <w:numFmt w:val="bullet"/>
      <w:lvlText w:val="-"/>
      <w:lvlJc w:val="left"/>
      <w:pPr>
        <w:ind w:left="360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1D908926">
      <w:start w:val="1"/>
      <w:numFmt w:val="bullet"/>
      <w:lvlText w:val="-"/>
      <w:lvlJc w:val="left"/>
      <w:pPr>
        <w:ind w:left="43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EC5E87EE">
      <w:start w:val="1"/>
      <w:numFmt w:val="bullet"/>
      <w:lvlText w:val="-"/>
      <w:lvlJc w:val="left"/>
      <w:pPr>
        <w:ind w:left="504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5D26E9CE">
      <w:start w:val="1"/>
      <w:numFmt w:val="bullet"/>
      <w:lvlText w:val="-"/>
      <w:lvlJc w:val="left"/>
      <w:pPr>
        <w:ind w:left="57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33AEFC70">
      <w:start w:val="1"/>
      <w:numFmt w:val="bullet"/>
      <w:lvlText w:val="-"/>
      <w:lvlJc w:val="left"/>
      <w:pPr>
        <w:ind w:left="64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8EF1562"/>
    <w:multiLevelType w:val="hybridMultilevel"/>
    <w:tmpl w:val="10A63796"/>
    <w:styleLink w:val="ImportedStyle2"/>
    <w:lvl w:ilvl="0" w:tplc="DA14DA6A">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CF242476">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3D10F9BE">
      <w:start w:val="1"/>
      <w:numFmt w:val="lowerRoman"/>
      <w:lvlText w:val="%3."/>
      <w:lvlJc w:val="left"/>
      <w:pPr>
        <w:ind w:left="2160" w:hanging="493"/>
      </w:pPr>
      <w:rPr>
        <w:rFonts w:hAnsi="Arial Unicode MS"/>
        <w:b/>
        <w:bCs/>
        <w:caps w:val="0"/>
        <w:smallCaps w:val="0"/>
        <w:strike w:val="0"/>
        <w:dstrike w:val="0"/>
        <w:outline w:val="0"/>
        <w:emboss w:val="0"/>
        <w:imprint w:val="0"/>
        <w:spacing w:val="0"/>
        <w:w w:val="100"/>
        <w:kern w:val="0"/>
        <w:position w:val="0"/>
        <w:highlight w:val="none"/>
        <w:vertAlign w:val="baseline"/>
      </w:rPr>
    </w:lvl>
    <w:lvl w:ilvl="3" w:tplc="AC3ADF82">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0ABE73E8">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1F1CEE42">
      <w:start w:val="1"/>
      <w:numFmt w:val="lowerRoman"/>
      <w:lvlText w:val="%6."/>
      <w:lvlJc w:val="left"/>
      <w:pPr>
        <w:ind w:left="4320" w:hanging="493"/>
      </w:pPr>
      <w:rPr>
        <w:rFonts w:hAnsi="Arial Unicode MS"/>
        <w:b/>
        <w:bCs/>
        <w:caps w:val="0"/>
        <w:smallCaps w:val="0"/>
        <w:strike w:val="0"/>
        <w:dstrike w:val="0"/>
        <w:outline w:val="0"/>
        <w:emboss w:val="0"/>
        <w:imprint w:val="0"/>
        <w:spacing w:val="0"/>
        <w:w w:val="100"/>
        <w:kern w:val="0"/>
        <w:position w:val="0"/>
        <w:highlight w:val="none"/>
        <w:vertAlign w:val="baseline"/>
      </w:rPr>
    </w:lvl>
    <w:lvl w:ilvl="6" w:tplc="007AB052">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E0B633E4">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F9109F76">
      <w:start w:val="1"/>
      <w:numFmt w:val="lowerRoman"/>
      <w:lvlText w:val="%9."/>
      <w:lvlJc w:val="left"/>
      <w:pPr>
        <w:ind w:left="6480" w:hanging="49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6C677A48"/>
    <w:multiLevelType w:val="hybridMultilevel"/>
    <w:tmpl w:val="432C483E"/>
    <w:numStyleLink w:val="ImportedStyle1"/>
  </w:abstractNum>
  <w:num w:numId="1">
    <w:abstractNumId w:val="2"/>
  </w:num>
  <w:num w:numId="2">
    <w:abstractNumId w:val="4"/>
  </w:num>
  <w:num w:numId="3">
    <w:abstractNumId w:val="3"/>
  </w:num>
  <w:num w:numId="4">
    <w:abstractNumId w:val="1"/>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Roth">
    <w15:presenceInfo w15:providerId="Windows Live" w15:userId="9cc9037a0d4cccbe"/>
  </w15:person>
  <w15:person w15:author="Thomas Roth [2]">
    <w15:presenceInfo w15:providerId="None" w15:userId="Thomas Rot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2FE"/>
    <w:rsid w:val="00020611"/>
    <w:rsid w:val="00045FC1"/>
    <w:rsid w:val="000476DF"/>
    <w:rsid w:val="0008282C"/>
    <w:rsid w:val="000901F5"/>
    <w:rsid w:val="000B5011"/>
    <w:rsid w:val="000C4C7A"/>
    <w:rsid w:val="00262953"/>
    <w:rsid w:val="002960F4"/>
    <w:rsid w:val="002A2457"/>
    <w:rsid w:val="002A7A79"/>
    <w:rsid w:val="003239D2"/>
    <w:rsid w:val="003364B8"/>
    <w:rsid w:val="00416EA7"/>
    <w:rsid w:val="00471795"/>
    <w:rsid w:val="00491EDD"/>
    <w:rsid w:val="005303AE"/>
    <w:rsid w:val="00602524"/>
    <w:rsid w:val="006122FE"/>
    <w:rsid w:val="00633F3B"/>
    <w:rsid w:val="0068040C"/>
    <w:rsid w:val="006A186B"/>
    <w:rsid w:val="006B2B6C"/>
    <w:rsid w:val="00732D6F"/>
    <w:rsid w:val="0079497C"/>
    <w:rsid w:val="007C2E40"/>
    <w:rsid w:val="008A2635"/>
    <w:rsid w:val="00B00CB9"/>
    <w:rsid w:val="00B35911"/>
    <w:rsid w:val="00D13708"/>
    <w:rsid w:val="00D2780A"/>
    <w:rsid w:val="00D37F08"/>
    <w:rsid w:val="00EA38D7"/>
    <w:rsid w:val="00F138E2"/>
    <w:rsid w:val="00F405A7"/>
    <w:rsid w:val="00F65286"/>
    <w:rsid w:val="00F9062E"/>
    <w:rsid w:val="00F9595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954EA"/>
  <w15:docId w15:val="{1A5EDACB-9042-490C-8610-A53CEB226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de-CH" w:eastAsia="de-CH"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lang w:val="en-US" w:eastAsia="en-US"/>
    </w:rPr>
  </w:style>
  <w:style w:type="paragraph" w:styleId="berschrift1">
    <w:name w:val="heading 1"/>
    <w:basedOn w:val="Standard"/>
    <w:next w:val="Standard"/>
    <w:link w:val="berschrift1Zchn"/>
    <w:uiPriority w:val="9"/>
    <w:qFormat/>
    <w:rsid w:val="0047179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erschrift2">
    <w:name w:val="heading 2"/>
    <w:basedOn w:val="Standard"/>
    <w:next w:val="Standard"/>
    <w:link w:val="berschrift2Zchn"/>
    <w:uiPriority w:val="9"/>
    <w:unhideWhenUsed/>
    <w:qFormat/>
    <w:rsid w:val="0047179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link w:val="berschrift3Zchn"/>
    <w:uiPriority w:val="9"/>
    <w:unhideWhenUsed/>
    <w:qFormat/>
    <w:rsid w:val="00471795"/>
    <w:pPr>
      <w:keepNext/>
      <w:keepLines/>
      <w:spacing w:before="40"/>
      <w:outlineLvl w:val="2"/>
    </w:pPr>
    <w:rPr>
      <w:rFonts w:asciiTheme="majorHAnsi" w:eastAsiaTheme="majorEastAsia" w:hAnsiTheme="majorHAnsi" w:cstheme="majorBidi"/>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line="276" w:lineRule="auto"/>
    </w:pPr>
    <w:rPr>
      <w:rFonts w:ascii="Arial" w:hAnsi="Arial" w:cs="Arial Unicode MS"/>
      <w:color w:val="000000"/>
      <w:sz w:val="22"/>
      <w:szCs w:val="22"/>
      <w:u w:color="000000"/>
      <w:lang w:val="de-DE"/>
      <w14:textOutline w14:w="12700" w14:cap="flat" w14:cmpd="sng" w14:algn="ctr">
        <w14:noFill/>
        <w14:prstDash w14:val="solid"/>
        <w14:miter w14:lim="400000"/>
      </w14:textOutline>
    </w:rPr>
  </w:style>
  <w:style w:type="character" w:customStyle="1" w:styleId="NoneA">
    <w:name w:val="None A"/>
  </w:style>
  <w:style w:type="character" w:customStyle="1" w:styleId="None">
    <w:name w:val="None"/>
  </w:style>
  <w:style w:type="character" w:customStyle="1" w:styleId="Hyperlink0">
    <w:name w:val="Hyperlink.0"/>
    <w:basedOn w:val="None"/>
    <w:rPr>
      <w:outline w:val="0"/>
      <w:color w:val="1155CC"/>
      <w:sz w:val="24"/>
      <w:szCs w:val="24"/>
      <w:u w:val="single" w:color="1155CC"/>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styleId="Sprechblasentext">
    <w:name w:val="Balloon Text"/>
    <w:basedOn w:val="Standard"/>
    <w:link w:val="SprechblasentextZchn"/>
    <w:uiPriority w:val="99"/>
    <w:semiHidden/>
    <w:unhideWhenUsed/>
    <w:rsid w:val="002A2457"/>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A2457"/>
    <w:rPr>
      <w:rFonts w:ascii="Segoe UI" w:hAnsi="Segoe UI" w:cs="Segoe UI"/>
      <w:sz w:val="18"/>
      <w:szCs w:val="18"/>
      <w:lang w:val="en-US" w:eastAsia="en-US"/>
    </w:rPr>
  </w:style>
  <w:style w:type="table" w:styleId="Tabellenraster">
    <w:name w:val="Table Grid"/>
    <w:basedOn w:val="NormaleTabelle"/>
    <w:uiPriority w:val="39"/>
    <w:rsid w:val="002A2457"/>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F65286"/>
    <w:pPr>
      <w:spacing w:after="200"/>
    </w:pPr>
    <w:rPr>
      <w:i/>
      <w:iCs/>
      <w:color w:val="A7A7A7" w:themeColor="text2"/>
      <w:sz w:val="18"/>
      <w:szCs w:val="18"/>
    </w:rPr>
  </w:style>
  <w:style w:type="character" w:styleId="Kommentarzeichen">
    <w:name w:val="annotation reference"/>
    <w:basedOn w:val="Absatz-Standardschriftart"/>
    <w:uiPriority w:val="99"/>
    <w:semiHidden/>
    <w:unhideWhenUsed/>
    <w:rsid w:val="00F65286"/>
    <w:rPr>
      <w:sz w:val="16"/>
      <w:szCs w:val="16"/>
    </w:rPr>
  </w:style>
  <w:style w:type="paragraph" w:styleId="Kommentartext">
    <w:name w:val="annotation text"/>
    <w:basedOn w:val="Standard"/>
    <w:link w:val="KommentartextZchn"/>
    <w:uiPriority w:val="99"/>
    <w:semiHidden/>
    <w:unhideWhenUsed/>
    <w:rsid w:val="00F65286"/>
    <w:rPr>
      <w:sz w:val="20"/>
      <w:szCs w:val="20"/>
    </w:rPr>
  </w:style>
  <w:style w:type="character" w:customStyle="1" w:styleId="KommentartextZchn">
    <w:name w:val="Kommentartext Zchn"/>
    <w:basedOn w:val="Absatz-Standardschriftart"/>
    <w:link w:val="Kommentartext"/>
    <w:uiPriority w:val="99"/>
    <w:semiHidden/>
    <w:rsid w:val="00F65286"/>
    <w:rPr>
      <w:lang w:val="en-US" w:eastAsia="en-US"/>
    </w:rPr>
  </w:style>
  <w:style w:type="paragraph" w:styleId="Kommentarthema">
    <w:name w:val="annotation subject"/>
    <w:basedOn w:val="Kommentartext"/>
    <w:next w:val="Kommentartext"/>
    <w:link w:val="KommentarthemaZchn"/>
    <w:uiPriority w:val="99"/>
    <w:semiHidden/>
    <w:unhideWhenUsed/>
    <w:rsid w:val="00F65286"/>
    <w:rPr>
      <w:b/>
      <w:bCs/>
    </w:rPr>
  </w:style>
  <w:style w:type="character" w:customStyle="1" w:styleId="KommentarthemaZchn">
    <w:name w:val="Kommentarthema Zchn"/>
    <w:basedOn w:val="KommentartextZchn"/>
    <w:link w:val="Kommentarthema"/>
    <w:uiPriority w:val="99"/>
    <w:semiHidden/>
    <w:rsid w:val="00F65286"/>
    <w:rPr>
      <w:b/>
      <w:bCs/>
      <w:lang w:val="en-US" w:eastAsia="en-US"/>
    </w:rPr>
  </w:style>
  <w:style w:type="character" w:styleId="NichtaufgelsteErwhnung">
    <w:name w:val="Unresolved Mention"/>
    <w:basedOn w:val="Absatz-Standardschriftart"/>
    <w:uiPriority w:val="99"/>
    <w:semiHidden/>
    <w:unhideWhenUsed/>
    <w:rsid w:val="00262953"/>
    <w:rPr>
      <w:color w:val="605E5C"/>
      <w:shd w:val="clear" w:color="auto" w:fill="E1DFDD"/>
    </w:rPr>
  </w:style>
  <w:style w:type="character" w:customStyle="1" w:styleId="berschrift1Zchn">
    <w:name w:val="Überschrift 1 Zchn"/>
    <w:basedOn w:val="Absatz-Standardschriftart"/>
    <w:link w:val="berschrift1"/>
    <w:uiPriority w:val="9"/>
    <w:rsid w:val="00471795"/>
    <w:rPr>
      <w:rFonts w:asciiTheme="majorHAnsi" w:eastAsiaTheme="majorEastAsia" w:hAnsiTheme="majorHAnsi" w:cstheme="majorBidi"/>
      <w:color w:val="365F91" w:themeColor="accent1" w:themeShade="BF"/>
      <w:sz w:val="32"/>
      <w:szCs w:val="32"/>
      <w:lang w:val="en-US" w:eastAsia="en-US"/>
    </w:rPr>
  </w:style>
  <w:style w:type="character" w:customStyle="1" w:styleId="berschrift2Zchn">
    <w:name w:val="Überschrift 2 Zchn"/>
    <w:basedOn w:val="Absatz-Standardschriftart"/>
    <w:link w:val="berschrift2"/>
    <w:uiPriority w:val="9"/>
    <w:rsid w:val="00471795"/>
    <w:rPr>
      <w:rFonts w:asciiTheme="majorHAnsi" w:eastAsiaTheme="majorEastAsia" w:hAnsiTheme="majorHAnsi" w:cstheme="majorBidi"/>
      <w:color w:val="365F91" w:themeColor="accent1" w:themeShade="BF"/>
      <w:sz w:val="26"/>
      <w:szCs w:val="26"/>
      <w:lang w:val="en-US" w:eastAsia="en-US"/>
    </w:rPr>
  </w:style>
  <w:style w:type="character" w:customStyle="1" w:styleId="berschrift3Zchn">
    <w:name w:val="Überschrift 3 Zchn"/>
    <w:basedOn w:val="Absatz-Standardschriftart"/>
    <w:link w:val="berschrift3"/>
    <w:uiPriority w:val="9"/>
    <w:rsid w:val="00471795"/>
    <w:rPr>
      <w:rFonts w:asciiTheme="majorHAnsi" w:eastAsiaTheme="majorEastAsia" w:hAnsiTheme="majorHAnsi" w:cstheme="majorBidi"/>
      <w:color w:val="243F60"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jpeg"/><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1934</Words>
  <Characters>12185</Characters>
  <Application>Microsoft Office Word</Application>
  <DocSecurity>0</DocSecurity>
  <Lines>101</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Roth</dc:creator>
  <cp:lastModifiedBy>Alain  Habegger</cp:lastModifiedBy>
  <cp:revision>33</cp:revision>
  <dcterms:created xsi:type="dcterms:W3CDTF">2020-12-05T23:48:00Z</dcterms:created>
  <dcterms:modified xsi:type="dcterms:W3CDTF">2021-08-24T06:46:00Z</dcterms:modified>
</cp:coreProperties>
</file>